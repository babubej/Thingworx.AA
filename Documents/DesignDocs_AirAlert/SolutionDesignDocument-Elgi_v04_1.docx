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115" w:tblpY="2189"/>
        <w:tblW w:w="10800" w:type="dxa"/>
        <w:tblLayout w:type="fixed"/>
        <w:tblCellMar>
          <w:left w:w="115" w:type="dxa"/>
          <w:right w:w="115" w:type="dxa"/>
        </w:tblCellMar>
        <w:tblLook w:val="01E0" w:firstRow="1" w:lastRow="1" w:firstColumn="1" w:lastColumn="1" w:noHBand="0" w:noVBand="0"/>
      </w:tblPr>
      <w:tblGrid>
        <w:gridCol w:w="10800"/>
      </w:tblGrid>
      <w:tr w:rsidR="002142B1" w:rsidRPr="004503B6" w14:paraId="2136DFC4" w14:textId="77777777" w:rsidTr="00265FE6">
        <w:trPr>
          <w:trHeight w:hRule="exact" w:val="4125"/>
        </w:trPr>
        <w:tc>
          <w:tcPr>
            <w:tcW w:w="10800" w:type="dxa"/>
            <w:vAlign w:val="center"/>
          </w:tcPr>
          <w:p w14:paraId="44F1BE4D" w14:textId="77777777" w:rsidR="00E520A5" w:rsidRDefault="00E520A5" w:rsidP="00A4739A">
            <w:pPr>
              <w:pStyle w:val="Picture"/>
              <w:rPr>
                <w:rFonts w:ascii="Century Gothic" w:hAnsi="Century Gothic"/>
                <w:noProof/>
              </w:rPr>
            </w:pPr>
          </w:p>
          <w:p w14:paraId="40AF5403" w14:textId="6906CCF5" w:rsidR="002142B1" w:rsidRPr="004503B6" w:rsidRDefault="00E520A5" w:rsidP="00A4739A">
            <w:pPr>
              <w:pStyle w:val="Picture"/>
              <w:rPr>
                <w:rFonts w:ascii="Century Gothic" w:hAnsi="Century Gothic"/>
              </w:rPr>
            </w:pPr>
            <w:r>
              <w:rPr>
                <w:rFonts w:ascii="Century Gothic" w:hAnsi="Century Gothic"/>
                <w:noProof/>
                <w:lang w:eastAsia="en-US" w:bidi="ar-SA"/>
              </w:rPr>
              <w:drawing>
                <wp:inline distT="0" distB="0" distL="0" distR="0" wp14:anchorId="641C4716" wp14:editId="7B23230D">
                  <wp:extent cx="149087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gi.png"/>
                          <pic:cNvPicPr/>
                        </pic:nvPicPr>
                        <pic:blipFill rotWithShape="1">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22500" b="43000"/>
                          <a:stretch/>
                        </pic:blipFill>
                        <pic:spPr bwMode="auto">
                          <a:xfrm>
                            <a:off x="0" y="0"/>
                            <a:ext cx="1497687" cy="516702"/>
                          </a:xfrm>
                          <a:prstGeom prst="rect">
                            <a:avLst/>
                          </a:prstGeom>
                          <a:ln>
                            <a:noFill/>
                          </a:ln>
                          <a:extLst>
                            <a:ext uri="{53640926-AAD7-44D8-BBD7-CCE9431645EC}">
                              <a14:shadowObscured xmlns:a14="http://schemas.microsoft.com/office/drawing/2010/main"/>
                            </a:ext>
                          </a:extLst>
                        </pic:spPr>
                      </pic:pic>
                    </a:graphicData>
                  </a:graphic>
                </wp:inline>
              </w:drawing>
            </w:r>
          </w:p>
        </w:tc>
      </w:tr>
      <w:tr w:rsidR="00526E7E" w:rsidRPr="004503B6" w14:paraId="38A94866" w14:textId="77777777" w:rsidTr="00265FE6">
        <w:trPr>
          <w:trHeight w:hRule="exact" w:val="4112"/>
        </w:trPr>
        <w:tc>
          <w:tcPr>
            <w:tcW w:w="10800" w:type="dxa"/>
          </w:tcPr>
          <w:sdt>
            <w:sdtPr>
              <w:rPr>
                <w:rFonts w:ascii="Century Gothic" w:hAnsi="Century Gothic" w:cs="Arial"/>
              </w:rPr>
              <w:alias w:val="Title"/>
              <w:tag w:val=""/>
              <w:id w:val="-1769066094"/>
              <w:placeholder>
                <w:docPart w:val="B61800F2C1B64FA1B9F1D7B3FE3DE1FD"/>
              </w:placeholder>
              <w:dataBinding w:prefixMappings="xmlns:ns0='http://purl.org/dc/elements/1.1/' xmlns:ns1='http://schemas.openxmlformats.org/package/2006/metadata/core-properties' " w:xpath="/ns1:coreProperties[1]/ns0:title[1]" w:storeItemID="{6C3C8BC8-F283-45AE-878A-BAB7291924A1}"/>
              <w:text/>
            </w:sdtPr>
            <w:sdtContent>
              <w:p w14:paraId="51333287" w14:textId="231A5E39" w:rsidR="003E1070" w:rsidRPr="004503B6" w:rsidRDefault="00567821" w:rsidP="00F07737">
                <w:pPr>
                  <w:pStyle w:val="CoverpageTitle"/>
                  <w:rPr>
                    <w:rFonts w:ascii="Century Gothic" w:hAnsi="Century Gothic" w:cs="Arial"/>
                  </w:rPr>
                </w:pPr>
                <w:r>
                  <w:rPr>
                    <w:rFonts w:ascii="Century Gothic" w:hAnsi="Century Gothic" w:cs="Arial"/>
                    <w:lang w:val="en-GB"/>
                  </w:rPr>
                  <w:t>Solution Design Document</w:t>
                </w:r>
              </w:p>
            </w:sdtContent>
          </w:sdt>
          <w:p w14:paraId="34263418" w14:textId="5D2B182D" w:rsidR="00F07737" w:rsidRPr="004503B6" w:rsidRDefault="00567821" w:rsidP="00F07737">
            <w:pPr>
              <w:pStyle w:val="CustomerName"/>
              <w:framePr w:hSpace="0" w:wrap="auto" w:vAnchor="margin" w:hAnchor="text" w:xAlign="left" w:yAlign="inline"/>
              <w:rPr>
                <w:rFonts w:ascii="Century Gothic" w:hAnsi="Century Gothic"/>
              </w:rPr>
            </w:pPr>
            <w:r>
              <w:rPr>
                <w:rFonts w:ascii="Century Gothic" w:hAnsi="Century Gothic"/>
              </w:rPr>
              <w:t>Thingworx</w:t>
            </w:r>
          </w:p>
        </w:tc>
      </w:tr>
      <w:tr w:rsidR="00526E7E" w:rsidRPr="004503B6" w14:paraId="59A16E12" w14:textId="77777777" w:rsidTr="00265FE6">
        <w:trPr>
          <w:trHeight w:hRule="exact" w:val="2682"/>
        </w:trPr>
        <w:tc>
          <w:tcPr>
            <w:tcW w:w="10800" w:type="dxa"/>
          </w:tcPr>
          <w:p w14:paraId="514B3610" w14:textId="3195B11B" w:rsidR="00727505" w:rsidRPr="004503B6" w:rsidRDefault="00761E39" w:rsidP="00727505">
            <w:pPr>
              <w:pStyle w:val="CustomerName"/>
              <w:framePr w:hSpace="0" w:wrap="auto" w:vAnchor="margin" w:hAnchor="text" w:xAlign="left" w:yAlign="inline"/>
              <w:rPr>
                <w:rFonts w:ascii="Century Gothic" w:hAnsi="Century Gothic"/>
              </w:rPr>
            </w:pPr>
            <w:r>
              <w:rPr>
                <w:rFonts w:ascii="Century Gothic" w:hAnsi="Century Gothic"/>
              </w:rPr>
              <w:t>ELGi</w:t>
            </w:r>
            <w:r w:rsidR="00567821">
              <w:rPr>
                <w:rFonts w:ascii="Century Gothic" w:hAnsi="Century Gothic"/>
              </w:rPr>
              <w:t xml:space="preserve"> Equipments</w:t>
            </w:r>
          </w:p>
          <w:p w14:paraId="4D65E8D1" w14:textId="506A4087" w:rsidR="00526E7E" w:rsidRPr="004503B6" w:rsidRDefault="00526E7E" w:rsidP="00727505">
            <w:pPr>
              <w:pStyle w:val="CustomerInfo"/>
              <w:framePr w:hSpace="0" w:wrap="auto" w:vAnchor="margin" w:hAnchor="text" w:xAlign="left" w:yAlign="inline"/>
              <w:rPr>
                <w:rFonts w:ascii="Century Gothic" w:hAnsi="Century Gothic"/>
              </w:rPr>
            </w:pPr>
          </w:p>
        </w:tc>
      </w:tr>
      <w:tr w:rsidR="00526E7E" w:rsidRPr="004503B6" w14:paraId="5DB43491" w14:textId="77777777" w:rsidTr="00265FE6">
        <w:trPr>
          <w:trHeight w:hRule="exact" w:val="590"/>
        </w:trPr>
        <w:tc>
          <w:tcPr>
            <w:tcW w:w="10800" w:type="dxa"/>
          </w:tcPr>
          <w:sdt>
            <w:sdtPr>
              <w:rPr>
                <w:rFonts w:ascii="Century Gothic" w:hAnsi="Century Gothic"/>
              </w:rPr>
              <w:alias w:val="Author"/>
              <w:tag w:val=""/>
              <w:id w:val="160976291"/>
              <w:placeholder>
                <w:docPart w:val="8F36B19382954E319EAC8494AA9DFAF4"/>
              </w:placeholder>
              <w:dataBinding w:prefixMappings="xmlns:ns0='http://purl.org/dc/elements/1.1/' xmlns:ns1='http://schemas.openxmlformats.org/package/2006/metadata/core-properties' " w:xpath="/ns1:coreProperties[1]/ns0:creator[1]" w:storeItemID="{6C3C8BC8-F283-45AE-878A-BAB7291924A1}"/>
              <w:text/>
            </w:sdtPr>
            <w:sdtContent>
              <w:p w14:paraId="210881B5" w14:textId="745510F2" w:rsidR="00727505" w:rsidRPr="004503B6" w:rsidRDefault="00567821" w:rsidP="00727505">
                <w:pPr>
                  <w:pStyle w:val="AuthorInfo"/>
                  <w:framePr w:hSpace="0" w:wrap="auto" w:vAnchor="margin" w:hAnchor="text" w:xAlign="left" w:yAlign="inline"/>
                  <w:rPr>
                    <w:rFonts w:ascii="Century Gothic" w:hAnsi="Century Gothic"/>
                  </w:rPr>
                </w:pPr>
                <w:r>
                  <w:rPr>
                    <w:rFonts w:ascii="Century Gothic" w:hAnsi="Century Gothic"/>
                    <w:lang w:val="en-GB"/>
                  </w:rPr>
                  <w:t>Ankit Pandya</w:t>
                </w:r>
              </w:p>
            </w:sdtContent>
          </w:sdt>
          <w:p w14:paraId="5E64B613" w14:textId="5ACFA0ED" w:rsidR="00526E7E" w:rsidRPr="00FE308E" w:rsidRDefault="00567821" w:rsidP="00B45B1F">
            <w:pPr>
              <w:pStyle w:val="AuthorInfo"/>
              <w:framePr w:hSpace="0" w:wrap="auto" w:vAnchor="margin" w:hAnchor="text" w:xAlign="left" w:yAlign="inline"/>
              <w:rPr>
                <w:rFonts w:ascii="Century Gothic" w:hAnsi="Century Gothic"/>
                <w:b w:val="0"/>
              </w:rPr>
            </w:pPr>
            <w:r w:rsidRPr="00FE308E">
              <w:rPr>
                <w:rFonts w:ascii="Century Gothic" w:hAnsi="Century Gothic"/>
                <w:b w:val="0"/>
              </w:rPr>
              <w:t>apandya@ptc.com</w:t>
            </w:r>
          </w:p>
          <w:p w14:paraId="58A9CF04" w14:textId="77777777" w:rsidR="00526E7E" w:rsidRPr="004503B6" w:rsidRDefault="00526E7E" w:rsidP="009A6DC0">
            <w:pPr>
              <w:pStyle w:val="Body"/>
              <w:rPr>
                <w:rFonts w:ascii="Century Gothic" w:hAnsi="Century Gothic"/>
              </w:rPr>
            </w:pPr>
          </w:p>
          <w:p w14:paraId="0577BDAC" w14:textId="77777777" w:rsidR="00526E7E" w:rsidRPr="004503B6" w:rsidRDefault="00526E7E" w:rsidP="009A6DC0">
            <w:pPr>
              <w:pStyle w:val="Body"/>
              <w:rPr>
                <w:rFonts w:ascii="Century Gothic" w:hAnsi="Century Gothic"/>
              </w:rPr>
            </w:pPr>
          </w:p>
        </w:tc>
      </w:tr>
    </w:tbl>
    <w:p w14:paraId="65518AA5" w14:textId="77777777" w:rsidR="00526E7E" w:rsidRPr="004503B6" w:rsidRDefault="00526E7E" w:rsidP="00590921">
      <w:pPr>
        <w:pStyle w:val="FMHeader"/>
        <w:rPr>
          <w:rFonts w:ascii="Century Gothic" w:hAnsi="Century Gothic"/>
        </w:rPr>
      </w:pPr>
      <w:r w:rsidRPr="004503B6">
        <w:rPr>
          <w:rFonts w:ascii="Century Gothic" w:hAnsi="Century Gothic" w:cs="Tahoma"/>
          <w:bCs/>
          <w:szCs w:val="16"/>
        </w:rPr>
        <w:br w:type="page"/>
      </w:r>
      <w:r w:rsidRPr="004503B6">
        <w:rPr>
          <w:rFonts w:ascii="Century Gothic" w:hAnsi="Century Gothic"/>
        </w:rPr>
        <w:lastRenderedPageBreak/>
        <w:t>Document Properties</w:t>
      </w:r>
    </w:p>
    <w:tbl>
      <w:tblPr>
        <w:tblStyle w:val="TableGrid"/>
        <w:tblW w:w="0" w:type="auto"/>
        <w:tblInd w:w="720" w:type="dxa"/>
        <w:tblLook w:val="01E0" w:firstRow="1" w:lastRow="1" w:firstColumn="1" w:lastColumn="1" w:noHBand="0" w:noVBand="0"/>
      </w:tblPr>
      <w:tblGrid>
        <w:gridCol w:w="7900"/>
        <w:gridCol w:w="1935"/>
      </w:tblGrid>
      <w:tr w:rsidR="003508E1" w:rsidRPr="004503B6" w14:paraId="19DB8740" w14:textId="77777777" w:rsidTr="00350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0" w:type="dxa"/>
            <w:shd w:val="clear" w:color="auto" w:fill="000000" w:themeFill="text1" w:themeFillShade="80"/>
          </w:tcPr>
          <w:p w14:paraId="0440D255" w14:textId="77777777" w:rsidR="00526E7E" w:rsidRPr="004503B6" w:rsidRDefault="00526E7E" w:rsidP="006E017B">
            <w:pPr>
              <w:pStyle w:val="TableHeader"/>
              <w:rPr>
                <w:rFonts w:ascii="Century Gothic" w:hAnsi="Century Gothic"/>
              </w:rPr>
            </w:pPr>
            <w:r w:rsidRPr="004503B6">
              <w:rPr>
                <w:rFonts w:ascii="Century Gothic" w:hAnsi="Century Gothic"/>
              </w:rPr>
              <w:t>File Name</w:t>
            </w:r>
          </w:p>
        </w:tc>
        <w:tc>
          <w:tcPr>
            <w:cnfStyle w:val="000100000000" w:firstRow="0" w:lastRow="0" w:firstColumn="0" w:lastColumn="1" w:oddVBand="0" w:evenVBand="0" w:oddHBand="0" w:evenHBand="0" w:firstRowFirstColumn="0" w:firstRowLastColumn="0" w:lastRowFirstColumn="0" w:lastRowLastColumn="0"/>
            <w:tcW w:w="1935" w:type="dxa"/>
            <w:shd w:val="clear" w:color="auto" w:fill="000000" w:themeFill="text1" w:themeFillShade="80"/>
          </w:tcPr>
          <w:p w14:paraId="45D1BA0E" w14:textId="77777777" w:rsidR="00526E7E" w:rsidRPr="004503B6" w:rsidRDefault="00526E7E" w:rsidP="006E017B">
            <w:pPr>
              <w:pStyle w:val="TableHeader"/>
              <w:rPr>
                <w:rFonts w:ascii="Century Gothic" w:hAnsi="Century Gothic"/>
              </w:rPr>
            </w:pPr>
            <w:r w:rsidRPr="004503B6">
              <w:rPr>
                <w:rFonts w:ascii="Century Gothic" w:hAnsi="Century Gothic"/>
              </w:rPr>
              <w:t>Status</w:t>
            </w:r>
          </w:p>
        </w:tc>
      </w:tr>
      <w:tr w:rsidR="00080070" w:rsidRPr="004503B6" w14:paraId="68E4B283" w14:textId="77777777" w:rsidTr="0092499C">
        <w:tc>
          <w:tcPr>
            <w:cnfStyle w:val="001000000000" w:firstRow="0" w:lastRow="0" w:firstColumn="1" w:lastColumn="0" w:oddVBand="0" w:evenVBand="0" w:oddHBand="0" w:evenHBand="0" w:firstRowFirstColumn="0" w:firstRowLastColumn="0" w:lastRowFirstColumn="0" w:lastRowLastColumn="0"/>
            <w:tcW w:w="7900" w:type="dxa"/>
          </w:tcPr>
          <w:p w14:paraId="15E065C3" w14:textId="7B069904" w:rsidR="00526E7E" w:rsidRPr="004503B6" w:rsidRDefault="00FC202F" w:rsidP="00423D9A">
            <w:pPr>
              <w:pStyle w:val="TableBody"/>
              <w:rPr>
                <w:rFonts w:ascii="Century Gothic" w:hAnsi="Century Gothic"/>
              </w:rPr>
            </w:pPr>
            <w:r w:rsidRPr="004503B6">
              <w:rPr>
                <w:rFonts w:ascii="Century Gothic" w:hAnsi="Century Gothic"/>
                <w:noProof/>
              </w:rPr>
              <w:fldChar w:fldCharType="begin"/>
            </w:r>
            <w:r w:rsidRPr="004503B6">
              <w:rPr>
                <w:rFonts w:ascii="Century Gothic" w:hAnsi="Century Gothic"/>
                <w:noProof/>
                <w:color w:val="auto"/>
              </w:rPr>
              <w:instrText xml:space="preserve"> FILENAME   \* MERGEFORMAT </w:instrText>
            </w:r>
            <w:r w:rsidRPr="004503B6">
              <w:rPr>
                <w:rFonts w:ascii="Century Gothic" w:hAnsi="Century Gothic"/>
                <w:noProof/>
              </w:rPr>
              <w:fldChar w:fldCharType="separate"/>
            </w:r>
            <w:r w:rsidR="00467170" w:rsidRPr="00467170">
              <w:rPr>
                <w:rFonts w:ascii="Century Gothic" w:hAnsi="Century Gothic"/>
                <w:noProof/>
              </w:rPr>
              <w:t>SolutionDesignDocument-Elgi_v03_1</w:t>
            </w:r>
            <w:r w:rsidRPr="004503B6">
              <w:rPr>
                <w:rFonts w:ascii="Century Gothic" w:hAnsi="Century Gothic"/>
                <w:noProof/>
              </w:rPr>
              <w:fldChar w:fldCharType="end"/>
            </w:r>
          </w:p>
        </w:tc>
        <w:tc>
          <w:tcPr>
            <w:cnfStyle w:val="000100000000" w:firstRow="0" w:lastRow="0" w:firstColumn="0" w:lastColumn="1" w:oddVBand="0" w:evenVBand="0" w:oddHBand="0" w:evenHBand="0" w:firstRowFirstColumn="0" w:firstRowLastColumn="0" w:lastRowFirstColumn="0" w:lastRowLastColumn="0"/>
            <w:tcW w:w="1935" w:type="dxa"/>
          </w:tcPr>
          <w:sdt>
            <w:sdtPr>
              <w:rPr>
                <w:rFonts w:ascii="Century Gothic" w:hAnsi="Century Gothic"/>
              </w:rPr>
              <w:id w:val="28734705"/>
              <w:placeholder>
                <w:docPart w:val="BEEB41A32F474EFB8809CB54CA6E9D49"/>
              </w:placeholder>
              <w:dropDownList>
                <w:listItem w:value="Choose an item."/>
                <w:listItem w:displayText="Draft" w:value="Draft"/>
                <w:listItem w:displayText="In-Process" w:value="In-Process"/>
                <w:listItem w:displayText="Accepted" w:value="Accepted"/>
              </w:dropDownList>
            </w:sdtPr>
            <w:sdtContent>
              <w:p w14:paraId="5CACB691" w14:textId="77777777" w:rsidR="00526E7E" w:rsidRPr="004503B6" w:rsidRDefault="0076674C" w:rsidP="00423D9A">
                <w:pPr>
                  <w:pStyle w:val="TableBody"/>
                  <w:rPr>
                    <w:rFonts w:ascii="Century Gothic" w:hAnsi="Century Gothic"/>
                  </w:rPr>
                </w:pPr>
                <w:r w:rsidRPr="004503B6">
                  <w:rPr>
                    <w:rFonts w:ascii="Century Gothic" w:hAnsi="Century Gothic"/>
                  </w:rPr>
                  <w:t>In-Process</w:t>
                </w:r>
              </w:p>
            </w:sdtContent>
          </w:sdt>
        </w:tc>
      </w:tr>
    </w:tbl>
    <w:p w14:paraId="28A143A0" w14:textId="77777777" w:rsidR="00526E7E" w:rsidRPr="004503B6" w:rsidRDefault="00526E7E" w:rsidP="00E7259F">
      <w:pPr>
        <w:pStyle w:val="FMHeader"/>
        <w:rPr>
          <w:rFonts w:ascii="Century Gothic" w:hAnsi="Century Gothic"/>
        </w:rPr>
      </w:pPr>
      <w:r w:rsidRPr="004503B6">
        <w:rPr>
          <w:rFonts w:ascii="Century Gothic" w:hAnsi="Century Gothic"/>
        </w:rPr>
        <w:t>Change History</w:t>
      </w:r>
    </w:p>
    <w:tbl>
      <w:tblPr>
        <w:tblStyle w:val="TableGrid"/>
        <w:tblW w:w="0" w:type="auto"/>
        <w:tblInd w:w="720" w:type="dxa"/>
        <w:tblLook w:val="01E0" w:firstRow="1" w:lastRow="1" w:firstColumn="1" w:lastColumn="1" w:noHBand="0" w:noVBand="0"/>
      </w:tblPr>
      <w:tblGrid>
        <w:gridCol w:w="2211"/>
        <w:gridCol w:w="2193"/>
        <w:gridCol w:w="1111"/>
        <w:gridCol w:w="4320"/>
      </w:tblGrid>
      <w:tr w:rsidR="00AA141A" w:rsidRPr="004503B6" w14:paraId="29C7B723" w14:textId="77777777" w:rsidTr="00350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shd w:val="clear" w:color="auto" w:fill="000000" w:themeFill="text1" w:themeFillShade="80"/>
          </w:tcPr>
          <w:p w14:paraId="4DAC2A84" w14:textId="77777777" w:rsidR="00526E7E" w:rsidRPr="004503B6" w:rsidRDefault="00526E7E" w:rsidP="006E017B">
            <w:pPr>
              <w:pStyle w:val="TableHeader"/>
              <w:rPr>
                <w:rFonts w:ascii="Century Gothic" w:hAnsi="Century Gothic"/>
              </w:rPr>
            </w:pPr>
            <w:r w:rsidRPr="004503B6">
              <w:rPr>
                <w:rFonts w:ascii="Century Gothic" w:hAnsi="Century Gothic"/>
              </w:rPr>
              <w:t>Date</w:t>
            </w:r>
          </w:p>
        </w:tc>
        <w:tc>
          <w:tcPr>
            <w:tcW w:w="2193" w:type="dxa"/>
            <w:shd w:val="clear" w:color="auto" w:fill="000000" w:themeFill="text1" w:themeFillShade="80"/>
          </w:tcPr>
          <w:p w14:paraId="60E7D82D" w14:textId="77777777" w:rsidR="00526E7E" w:rsidRPr="004503B6" w:rsidRDefault="00526E7E" w:rsidP="006E017B">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Author</w:t>
            </w:r>
          </w:p>
        </w:tc>
        <w:tc>
          <w:tcPr>
            <w:tcW w:w="1111" w:type="dxa"/>
            <w:shd w:val="clear" w:color="auto" w:fill="000000" w:themeFill="text1" w:themeFillShade="80"/>
          </w:tcPr>
          <w:p w14:paraId="395D2877" w14:textId="77777777" w:rsidR="00526E7E" w:rsidRPr="004503B6" w:rsidRDefault="00526E7E" w:rsidP="006E017B">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Version</w:t>
            </w:r>
          </w:p>
        </w:tc>
        <w:tc>
          <w:tcPr>
            <w:cnfStyle w:val="000100000000" w:firstRow="0" w:lastRow="0" w:firstColumn="0" w:lastColumn="1" w:oddVBand="0" w:evenVBand="0" w:oddHBand="0" w:evenHBand="0" w:firstRowFirstColumn="0" w:firstRowLastColumn="0" w:lastRowFirstColumn="0" w:lastRowLastColumn="0"/>
            <w:tcW w:w="4320" w:type="dxa"/>
            <w:shd w:val="clear" w:color="auto" w:fill="000000" w:themeFill="text1" w:themeFillShade="80"/>
          </w:tcPr>
          <w:p w14:paraId="45E62935" w14:textId="77777777" w:rsidR="00526E7E" w:rsidRPr="004503B6" w:rsidRDefault="00526E7E" w:rsidP="006E017B">
            <w:pPr>
              <w:pStyle w:val="TableHeader"/>
              <w:rPr>
                <w:rFonts w:ascii="Century Gothic" w:hAnsi="Century Gothic"/>
              </w:rPr>
            </w:pPr>
            <w:r w:rsidRPr="004503B6">
              <w:rPr>
                <w:rFonts w:ascii="Century Gothic" w:hAnsi="Century Gothic"/>
              </w:rPr>
              <w:t>Description</w:t>
            </w:r>
          </w:p>
        </w:tc>
      </w:tr>
      <w:tr w:rsidR="00423D9A" w:rsidRPr="004503B6" w14:paraId="50C9994F" w14:textId="77777777" w:rsidTr="0092499C">
        <w:tc>
          <w:tcPr>
            <w:cnfStyle w:val="001000000000" w:firstRow="0" w:lastRow="0" w:firstColumn="1" w:lastColumn="0" w:oddVBand="0" w:evenVBand="0" w:oddHBand="0" w:evenHBand="0" w:firstRowFirstColumn="0" w:firstRowLastColumn="0" w:lastRowFirstColumn="0" w:lastRowLastColumn="0"/>
            <w:tcW w:w="2211" w:type="dxa"/>
          </w:tcPr>
          <w:p w14:paraId="68626970" w14:textId="61E037CC" w:rsidR="00B513BC" w:rsidRPr="004503B6" w:rsidRDefault="00203150" w:rsidP="00573131">
            <w:pPr>
              <w:pStyle w:val="TableBody"/>
              <w:rPr>
                <w:rFonts w:ascii="Century Gothic" w:hAnsi="Century Gothic"/>
              </w:rPr>
            </w:pPr>
            <w:r>
              <w:rPr>
                <w:rFonts w:ascii="Century Gothic" w:hAnsi="Century Gothic"/>
              </w:rPr>
              <w:t>JAN/14/2020</w:t>
            </w:r>
          </w:p>
        </w:tc>
        <w:tc>
          <w:tcPr>
            <w:tcW w:w="2193" w:type="dxa"/>
          </w:tcPr>
          <w:p w14:paraId="2273DF35" w14:textId="513DC1D3" w:rsidR="00B513BC" w:rsidRPr="004503B6" w:rsidRDefault="00203150"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Ankit Pandya</w:t>
            </w:r>
          </w:p>
        </w:tc>
        <w:tc>
          <w:tcPr>
            <w:tcW w:w="1111" w:type="dxa"/>
          </w:tcPr>
          <w:p w14:paraId="5246AED9" w14:textId="7B3A655A" w:rsidR="00B513BC" w:rsidRPr="004503B6" w:rsidRDefault="004B2D6E"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1</w:t>
            </w:r>
            <w:r w:rsidR="00203150">
              <w:rPr>
                <w:rFonts w:ascii="Century Gothic" w:hAnsi="Century Gothic"/>
              </w:rPr>
              <w:t>.</w:t>
            </w:r>
            <w:r>
              <w:rPr>
                <w:rFonts w:ascii="Century Gothic" w:hAnsi="Century Gothic"/>
              </w:rPr>
              <w:t>0</w:t>
            </w:r>
          </w:p>
        </w:tc>
        <w:tc>
          <w:tcPr>
            <w:cnfStyle w:val="000100000000" w:firstRow="0" w:lastRow="0" w:firstColumn="0" w:lastColumn="1" w:oddVBand="0" w:evenVBand="0" w:oddHBand="0" w:evenHBand="0" w:firstRowFirstColumn="0" w:firstRowLastColumn="0" w:lastRowFirstColumn="0" w:lastRowLastColumn="0"/>
            <w:tcW w:w="4320" w:type="dxa"/>
          </w:tcPr>
          <w:p w14:paraId="7CAE9651" w14:textId="77777777" w:rsidR="00B513BC" w:rsidRPr="004503B6" w:rsidRDefault="005D2C35" w:rsidP="00573131">
            <w:pPr>
              <w:pStyle w:val="TableBody"/>
              <w:rPr>
                <w:rFonts w:ascii="Century Gothic" w:hAnsi="Century Gothic"/>
              </w:rPr>
            </w:pPr>
            <w:r w:rsidRPr="004503B6">
              <w:rPr>
                <w:rFonts w:ascii="Century Gothic" w:hAnsi="Century Gothic"/>
              </w:rPr>
              <w:t>Initial draft of the document.</w:t>
            </w:r>
          </w:p>
        </w:tc>
      </w:tr>
      <w:tr w:rsidR="00423D9A" w:rsidRPr="004503B6" w14:paraId="12CFD072" w14:textId="77777777" w:rsidTr="0092499C">
        <w:tc>
          <w:tcPr>
            <w:cnfStyle w:val="001000000000" w:firstRow="0" w:lastRow="0" w:firstColumn="1" w:lastColumn="0" w:oddVBand="0" w:evenVBand="0" w:oddHBand="0" w:evenHBand="0" w:firstRowFirstColumn="0" w:firstRowLastColumn="0" w:lastRowFirstColumn="0" w:lastRowLastColumn="0"/>
            <w:tcW w:w="2211" w:type="dxa"/>
          </w:tcPr>
          <w:p w14:paraId="610B5D83" w14:textId="5584EF0B" w:rsidR="00B513BC" w:rsidRPr="004503B6" w:rsidRDefault="004B2D6E" w:rsidP="00573131">
            <w:pPr>
              <w:pStyle w:val="TableBody"/>
              <w:rPr>
                <w:rFonts w:ascii="Century Gothic" w:hAnsi="Century Gothic"/>
              </w:rPr>
            </w:pPr>
            <w:r>
              <w:rPr>
                <w:rFonts w:ascii="Century Gothic" w:hAnsi="Century Gothic"/>
              </w:rPr>
              <w:t>MAR/10/2020</w:t>
            </w:r>
          </w:p>
        </w:tc>
        <w:tc>
          <w:tcPr>
            <w:tcW w:w="2193" w:type="dxa"/>
          </w:tcPr>
          <w:p w14:paraId="0C0F676D" w14:textId="1EA93B3F" w:rsidR="00B513BC" w:rsidRPr="004503B6" w:rsidRDefault="004B2D6E"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Ajay Valvi</w:t>
            </w:r>
          </w:p>
        </w:tc>
        <w:tc>
          <w:tcPr>
            <w:tcW w:w="1111" w:type="dxa"/>
          </w:tcPr>
          <w:p w14:paraId="45FF653D" w14:textId="75CE9F53" w:rsidR="00B513BC" w:rsidRPr="004503B6" w:rsidRDefault="004B2D6E"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3.0</w:t>
            </w:r>
          </w:p>
        </w:tc>
        <w:tc>
          <w:tcPr>
            <w:cnfStyle w:val="000100000000" w:firstRow="0" w:lastRow="0" w:firstColumn="0" w:lastColumn="1" w:oddVBand="0" w:evenVBand="0" w:oddHBand="0" w:evenHBand="0" w:firstRowFirstColumn="0" w:firstRowLastColumn="0" w:lastRowFirstColumn="0" w:lastRowLastColumn="0"/>
            <w:tcW w:w="4320" w:type="dxa"/>
          </w:tcPr>
          <w:p w14:paraId="71DBA82E" w14:textId="0732F0BB" w:rsidR="00B513BC" w:rsidRPr="004503B6" w:rsidRDefault="004B2D6E" w:rsidP="00573131">
            <w:pPr>
              <w:pStyle w:val="TableBody"/>
              <w:rPr>
                <w:rFonts w:ascii="Century Gothic" w:hAnsi="Century Gothic"/>
              </w:rPr>
            </w:pPr>
            <w:r>
              <w:rPr>
                <w:rFonts w:ascii="Century Gothic" w:hAnsi="Century Gothic"/>
              </w:rPr>
              <w:t>Solution Design</w:t>
            </w:r>
          </w:p>
        </w:tc>
      </w:tr>
      <w:tr w:rsidR="00423D9A" w:rsidRPr="004503B6" w14:paraId="79B7A88E" w14:textId="77777777" w:rsidTr="0092499C">
        <w:tc>
          <w:tcPr>
            <w:tcW w:w="2211" w:type="dxa"/>
          </w:tcPr>
          <w:p w14:paraId="497C4FE6" w14:textId="65DC00D9" w:rsidR="00B513BC" w:rsidRPr="004503B6" w:rsidRDefault="006934A4" w:rsidP="00573131">
            <w:pPr>
              <w:pStyle w:val="TableBody"/>
              <w:cnfStyle w:val="001000000000" w:firstRow="0" w:lastRow="0" w:firstColumn="1" w:lastColumn="0" w:oddVBand="0" w:evenVBand="0" w:oddHBand="0" w:evenHBand="0" w:firstRowFirstColumn="0" w:firstRowLastColumn="0" w:lastRowFirstColumn="0" w:lastRowLastColumn="0"/>
              <w:rPr>
                <w:rFonts w:ascii="Century Gothic" w:hAnsi="Century Gothic"/>
              </w:rPr>
            </w:pPr>
            <w:ins w:id="0" w:author="Valvi, Ajay" w:date="2020-06-24T14:53:00Z">
              <w:r>
                <w:rPr>
                  <w:rFonts w:ascii="Century Gothic" w:hAnsi="Century Gothic"/>
                </w:rPr>
                <w:t>JUN/22/2020</w:t>
              </w:r>
            </w:ins>
          </w:p>
        </w:tc>
        <w:tc>
          <w:tcPr>
            <w:tcW w:w="2193" w:type="dxa"/>
          </w:tcPr>
          <w:p w14:paraId="41120405" w14:textId="65907F4A" w:rsidR="00B513BC" w:rsidRPr="004503B6" w:rsidRDefault="006934A4" w:rsidP="00573131">
            <w:pPr>
              <w:pStyle w:val="TableBody"/>
              <w:rPr>
                <w:rFonts w:ascii="Century Gothic" w:hAnsi="Century Gothic"/>
              </w:rPr>
            </w:pPr>
            <w:ins w:id="1" w:author="Valvi, Ajay" w:date="2020-06-24T14:52:00Z">
              <w:r>
                <w:rPr>
                  <w:rFonts w:ascii="Century Gothic" w:hAnsi="Century Gothic"/>
                </w:rPr>
                <w:t>Ajay Valvi</w:t>
              </w:r>
            </w:ins>
            <w:ins w:id="2" w:author="Valvi, Ajay" w:date="2020-06-24T14:55:00Z">
              <w:r w:rsidR="00AD159E">
                <w:rPr>
                  <w:rFonts w:ascii="Century Gothic" w:hAnsi="Century Gothic"/>
                </w:rPr>
                <w:t xml:space="preserve"> |Ketan Magdum</w:t>
              </w:r>
            </w:ins>
            <w:bookmarkStart w:id="3" w:name="_GoBack"/>
            <w:bookmarkEnd w:id="3"/>
          </w:p>
        </w:tc>
        <w:tc>
          <w:tcPr>
            <w:tcW w:w="1111" w:type="dxa"/>
          </w:tcPr>
          <w:p w14:paraId="6B310902" w14:textId="1942C97E" w:rsidR="00B513BC" w:rsidRPr="004503B6" w:rsidRDefault="006934A4" w:rsidP="00573131">
            <w:pPr>
              <w:pStyle w:val="TableBody"/>
              <w:rPr>
                <w:rFonts w:ascii="Century Gothic" w:hAnsi="Century Gothic"/>
              </w:rPr>
            </w:pPr>
            <w:ins w:id="4" w:author="Valvi, Ajay" w:date="2020-06-24T14:52:00Z">
              <w:r>
                <w:rPr>
                  <w:rFonts w:ascii="Century Gothic" w:hAnsi="Century Gothic"/>
                </w:rPr>
                <w:t>4.0</w:t>
              </w:r>
            </w:ins>
          </w:p>
        </w:tc>
        <w:tc>
          <w:tcPr>
            <w:tcW w:w="4320" w:type="dxa"/>
          </w:tcPr>
          <w:p w14:paraId="53337FB8" w14:textId="615EAD2C" w:rsidR="00B513BC" w:rsidRPr="004503B6" w:rsidRDefault="006934A4" w:rsidP="00573131">
            <w:pPr>
              <w:pStyle w:val="TableBody"/>
              <w:cnfStyle w:val="000100000000" w:firstRow="0" w:lastRow="0" w:firstColumn="0" w:lastColumn="1" w:oddVBand="0" w:evenVBand="0" w:oddHBand="0" w:evenHBand="0" w:firstRowFirstColumn="0" w:firstRowLastColumn="0" w:lastRowFirstColumn="0" w:lastRowLastColumn="0"/>
              <w:rPr>
                <w:rFonts w:ascii="Century Gothic" w:hAnsi="Century Gothic"/>
              </w:rPr>
            </w:pPr>
            <w:ins w:id="5" w:author="Valvi, Ajay" w:date="2020-06-24T14:52:00Z">
              <w:r>
                <w:rPr>
                  <w:rFonts w:ascii="Century Gothic" w:hAnsi="Century Gothic"/>
                </w:rPr>
                <w:t>Updated to include Rules, SCM and Architecture</w:t>
              </w:r>
            </w:ins>
          </w:p>
        </w:tc>
      </w:tr>
      <w:tr w:rsidR="00423D9A" w:rsidRPr="004503B6" w14:paraId="5CF9E35C" w14:textId="77777777" w:rsidTr="0092499C">
        <w:tc>
          <w:tcPr>
            <w:cnfStyle w:val="001000000000" w:firstRow="0" w:lastRow="0" w:firstColumn="1" w:lastColumn="0" w:oddVBand="0" w:evenVBand="0" w:oddHBand="0" w:evenHBand="0" w:firstRowFirstColumn="0" w:firstRowLastColumn="0" w:lastRowFirstColumn="0" w:lastRowLastColumn="0"/>
            <w:tcW w:w="2211" w:type="dxa"/>
          </w:tcPr>
          <w:p w14:paraId="15CA5350" w14:textId="77777777" w:rsidR="00B513BC" w:rsidRPr="004503B6" w:rsidRDefault="00B513BC" w:rsidP="00573131">
            <w:pPr>
              <w:pStyle w:val="TableBody"/>
              <w:rPr>
                <w:rFonts w:ascii="Century Gothic" w:hAnsi="Century Gothic"/>
              </w:rPr>
            </w:pPr>
          </w:p>
        </w:tc>
        <w:tc>
          <w:tcPr>
            <w:tcW w:w="2193" w:type="dxa"/>
          </w:tcPr>
          <w:p w14:paraId="0DEAE421" w14:textId="77777777" w:rsidR="00B513BC" w:rsidRPr="004503B6" w:rsidRDefault="00B513BC"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1111" w:type="dxa"/>
          </w:tcPr>
          <w:p w14:paraId="073E8515" w14:textId="77777777" w:rsidR="00B513BC" w:rsidRPr="004503B6" w:rsidRDefault="00B513BC"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cnfStyle w:val="000100000000" w:firstRow="0" w:lastRow="0" w:firstColumn="0" w:lastColumn="1" w:oddVBand="0" w:evenVBand="0" w:oddHBand="0" w:evenHBand="0" w:firstRowFirstColumn="0" w:firstRowLastColumn="0" w:lastRowFirstColumn="0" w:lastRowLastColumn="0"/>
            <w:tcW w:w="4320" w:type="dxa"/>
          </w:tcPr>
          <w:p w14:paraId="048427DC" w14:textId="77777777" w:rsidR="00B513BC" w:rsidRPr="004503B6" w:rsidRDefault="00B513BC" w:rsidP="00573131">
            <w:pPr>
              <w:pStyle w:val="TableBody"/>
              <w:rPr>
                <w:rFonts w:ascii="Century Gothic" w:hAnsi="Century Gothic"/>
              </w:rPr>
            </w:pPr>
          </w:p>
        </w:tc>
      </w:tr>
      <w:tr w:rsidR="00423D9A" w:rsidRPr="004503B6" w14:paraId="53166407" w14:textId="77777777" w:rsidTr="0092499C">
        <w:tc>
          <w:tcPr>
            <w:cnfStyle w:val="001000000000" w:firstRow="0" w:lastRow="0" w:firstColumn="1" w:lastColumn="0" w:oddVBand="0" w:evenVBand="0" w:oddHBand="0" w:evenHBand="0" w:firstRowFirstColumn="0" w:firstRowLastColumn="0" w:lastRowFirstColumn="0" w:lastRowLastColumn="0"/>
            <w:tcW w:w="2211" w:type="dxa"/>
          </w:tcPr>
          <w:p w14:paraId="7994225A" w14:textId="77777777" w:rsidR="00B513BC" w:rsidRPr="004503B6" w:rsidRDefault="00B513BC" w:rsidP="00573131">
            <w:pPr>
              <w:pStyle w:val="TableBody"/>
              <w:rPr>
                <w:rFonts w:ascii="Century Gothic" w:hAnsi="Century Gothic"/>
              </w:rPr>
            </w:pPr>
          </w:p>
        </w:tc>
        <w:tc>
          <w:tcPr>
            <w:tcW w:w="2193" w:type="dxa"/>
          </w:tcPr>
          <w:p w14:paraId="42F6C00B" w14:textId="77777777" w:rsidR="00B513BC" w:rsidRPr="004503B6" w:rsidRDefault="00B513BC"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1111" w:type="dxa"/>
          </w:tcPr>
          <w:p w14:paraId="0F324ED3" w14:textId="77777777" w:rsidR="00B513BC" w:rsidRPr="004503B6" w:rsidRDefault="00B513BC"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cnfStyle w:val="000100000000" w:firstRow="0" w:lastRow="0" w:firstColumn="0" w:lastColumn="1" w:oddVBand="0" w:evenVBand="0" w:oddHBand="0" w:evenHBand="0" w:firstRowFirstColumn="0" w:firstRowLastColumn="0" w:lastRowFirstColumn="0" w:lastRowLastColumn="0"/>
            <w:tcW w:w="4320" w:type="dxa"/>
          </w:tcPr>
          <w:p w14:paraId="1806AC8D" w14:textId="77777777" w:rsidR="00B513BC" w:rsidRPr="004503B6" w:rsidRDefault="00B513BC" w:rsidP="00573131">
            <w:pPr>
              <w:pStyle w:val="TableBody"/>
              <w:rPr>
                <w:rFonts w:ascii="Century Gothic" w:hAnsi="Century Gothic"/>
              </w:rPr>
            </w:pPr>
          </w:p>
        </w:tc>
      </w:tr>
      <w:tr w:rsidR="00423D9A" w:rsidRPr="004503B6" w14:paraId="70018C94" w14:textId="77777777" w:rsidTr="0092499C">
        <w:tc>
          <w:tcPr>
            <w:cnfStyle w:val="001000000000" w:firstRow="0" w:lastRow="0" w:firstColumn="1" w:lastColumn="0" w:oddVBand="0" w:evenVBand="0" w:oddHBand="0" w:evenHBand="0" w:firstRowFirstColumn="0" w:firstRowLastColumn="0" w:lastRowFirstColumn="0" w:lastRowLastColumn="0"/>
            <w:tcW w:w="2211" w:type="dxa"/>
          </w:tcPr>
          <w:p w14:paraId="1D085356" w14:textId="77777777" w:rsidR="00B513BC" w:rsidRPr="004503B6" w:rsidRDefault="00B513BC" w:rsidP="00573131">
            <w:pPr>
              <w:pStyle w:val="TableBody"/>
              <w:rPr>
                <w:rFonts w:ascii="Century Gothic" w:hAnsi="Century Gothic"/>
              </w:rPr>
            </w:pPr>
          </w:p>
        </w:tc>
        <w:tc>
          <w:tcPr>
            <w:tcW w:w="2193" w:type="dxa"/>
          </w:tcPr>
          <w:p w14:paraId="6371C835" w14:textId="77777777" w:rsidR="00B513BC" w:rsidRPr="004503B6" w:rsidRDefault="00B513BC"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1111" w:type="dxa"/>
          </w:tcPr>
          <w:p w14:paraId="1F1A7B6A" w14:textId="77777777" w:rsidR="00B513BC" w:rsidRPr="004503B6" w:rsidRDefault="00B513BC"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cnfStyle w:val="000100000000" w:firstRow="0" w:lastRow="0" w:firstColumn="0" w:lastColumn="1" w:oddVBand="0" w:evenVBand="0" w:oddHBand="0" w:evenHBand="0" w:firstRowFirstColumn="0" w:firstRowLastColumn="0" w:lastRowFirstColumn="0" w:lastRowLastColumn="0"/>
            <w:tcW w:w="4320" w:type="dxa"/>
          </w:tcPr>
          <w:p w14:paraId="55FD4309" w14:textId="77777777" w:rsidR="00B513BC" w:rsidRPr="004503B6" w:rsidRDefault="00B513BC" w:rsidP="00573131">
            <w:pPr>
              <w:pStyle w:val="TableBody"/>
              <w:rPr>
                <w:rFonts w:ascii="Century Gothic" w:hAnsi="Century Gothic"/>
              </w:rPr>
            </w:pPr>
          </w:p>
        </w:tc>
      </w:tr>
      <w:tr w:rsidR="00423D9A" w:rsidRPr="004503B6" w14:paraId="03B8510C" w14:textId="77777777" w:rsidTr="0092499C">
        <w:tc>
          <w:tcPr>
            <w:cnfStyle w:val="001000000000" w:firstRow="0" w:lastRow="0" w:firstColumn="1" w:lastColumn="0" w:oddVBand="0" w:evenVBand="0" w:oddHBand="0" w:evenHBand="0" w:firstRowFirstColumn="0" w:firstRowLastColumn="0" w:lastRowFirstColumn="0" w:lastRowLastColumn="0"/>
            <w:tcW w:w="2211" w:type="dxa"/>
          </w:tcPr>
          <w:p w14:paraId="067B0194" w14:textId="77777777" w:rsidR="00B513BC" w:rsidRPr="004503B6" w:rsidRDefault="00B513BC" w:rsidP="00573131">
            <w:pPr>
              <w:pStyle w:val="TableBody"/>
              <w:rPr>
                <w:rFonts w:ascii="Century Gothic" w:hAnsi="Century Gothic"/>
              </w:rPr>
            </w:pPr>
          </w:p>
        </w:tc>
        <w:tc>
          <w:tcPr>
            <w:tcW w:w="2193" w:type="dxa"/>
          </w:tcPr>
          <w:p w14:paraId="37F84F53" w14:textId="77777777" w:rsidR="00B513BC" w:rsidRPr="004503B6" w:rsidRDefault="00B513BC"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1111" w:type="dxa"/>
          </w:tcPr>
          <w:p w14:paraId="4C0804B5" w14:textId="77777777" w:rsidR="00B513BC" w:rsidRPr="004503B6" w:rsidRDefault="00B513BC"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cnfStyle w:val="000100000000" w:firstRow="0" w:lastRow="0" w:firstColumn="0" w:lastColumn="1" w:oddVBand="0" w:evenVBand="0" w:oddHBand="0" w:evenHBand="0" w:firstRowFirstColumn="0" w:firstRowLastColumn="0" w:lastRowFirstColumn="0" w:lastRowLastColumn="0"/>
            <w:tcW w:w="4320" w:type="dxa"/>
          </w:tcPr>
          <w:p w14:paraId="6AA9809F" w14:textId="77777777" w:rsidR="00B513BC" w:rsidRPr="004503B6" w:rsidRDefault="00B513BC" w:rsidP="00573131">
            <w:pPr>
              <w:pStyle w:val="TableBody"/>
              <w:rPr>
                <w:rFonts w:ascii="Century Gothic" w:hAnsi="Century Gothic"/>
              </w:rPr>
            </w:pPr>
          </w:p>
        </w:tc>
      </w:tr>
    </w:tbl>
    <w:p w14:paraId="5109E172" w14:textId="77777777" w:rsidR="00B65687" w:rsidRPr="004503B6" w:rsidRDefault="002F7163" w:rsidP="00B65687">
      <w:pPr>
        <w:pStyle w:val="FMHeader"/>
        <w:rPr>
          <w:rFonts w:ascii="Century Gothic" w:hAnsi="Century Gothic"/>
        </w:rPr>
      </w:pPr>
      <w:bookmarkStart w:id="6" w:name="_Toc189647478"/>
      <w:r w:rsidRPr="004503B6">
        <w:rPr>
          <w:rFonts w:ascii="Century Gothic" w:hAnsi="Century Gothic"/>
        </w:rPr>
        <w:t>PTC Product Version</w:t>
      </w:r>
    </w:p>
    <w:tbl>
      <w:tblPr>
        <w:tblStyle w:val="TableGrid"/>
        <w:tblW w:w="0" w:type="auto"/>
        <w:tblInd w:w="720" w:type="dxa"/>
        <w:tblLook w:val="01E0" w:firstRow="1" w:lastRow="1" w:firstColumn="1" w:lastColumn="1" w:noHBand="0" w:noVBand="0"/>
      </w:tblPr>
      <w:tblGrid>
        <w:gridCol w:w="4917"/>
        <w:gridCol w:w="4918"/>
      </w:tblGrid>
      <w:tr w:rsidR="004C63FA" w:rsidRPr="004503B6" w14:paraId="73786CF5" w14:textId="77777777" w:rsidTr="00311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7" w:type="dxa"/>
            <w:shd w:val="clear" w:color="auto" w:fill="000000" w:themeFill="text1" w:themeFillShade="80"/>
            <w:hideMark/>
          </w:tcPr>
          <w:p w14:paraId="031AB313" w14:textId="77777777" w:rsidR="00B65687" w:rsidRPr="004503B6" w:rsidRDefault="00B65687" w:rsidP="00573131">
            <w:pPr>
              <w:pStyle w:val="TableHeader"/>
              <w:rPr>
                <w:rFonts w:ascii="Century Gothic" w:hAnsi="Century Gothic"/>
              </w:rPr>
            </w:pPr>
            <w:r w:rsidRPr="004503B6">
              <w:rPr>
                <w:rFonts w:ascii="Century Gothic" w:hAnsi="Century Gothic"/>
              </w:rPr>
              <w:t>PTC Product</w:t>
            </w:r>
          </w:p>
        </w:tc>
        <w:tc>
          <w:tcPr>
            <w:cnfStyle w:val="000100000000" w:firstRow="0" w:lastRow="0" w:firstColumn="0" w:lastColumn="1" w:oddVBand="0" w:evenVBand="0" w:oddHBand="0" w:evenHBand="0" w:firstRowFirstColumn="0" w:firstRowLastColumn="0" w:lastRowFirstColumn="0" w:lastRowLastColumn="0"/>
            <w:tcW w:w="4918" w:type="dxa"/>
            <w:shd w:val="clear" w:color="auto" w:fill="000000" w:themeFill="text1" w:themeFillShade="80"/>
            <w:hideMark/>
          </w:tcPr>
          <w:p w14:paraId="32549F85" w14:textId="77777777" w:rsidR="00B65687" w:rsidRPr="004503B6" w:rsidRDefault="00B65687" w:rsidP="00573131">
            <w:pPr>
              <w:pStyle w:val="TableHeader"/>
              <w:rPr>
                <w:rFonts w:ascii="Century Gothic" w:hAnsi="Century Gothic"/>
              </w:rPr>
            </w:pPr>
            <w:r w:rsidRPr="004503B6">
              <w:rPr>
                <w:rFonts w:ascii="Century Gothic" w:hAnsi="Century Gothic"/>
              </w:rPr>
              <w:t>Version</w:t>
            </w:r>
          </w:p>
        </w:tc>
      </w:tr>
      <w:tr w:rsidR="00B65687" w:rsidRPr="004503B6" w14:paraId="0F4684B7" w14:textId="77777777" w:rsidTr="00311336">
        <w:tc>
          <w:tcPr>
            <w:cnfStyle w:val="001000000000" w:firstRow="0" w:lastRow="0" w:firstColumn="1" w:lastColumn="0" w:oddVBand="0" w:evenVBand="0" w:oddHBand="0" w:evenHBand="0" w:firstRowFirstColumn="0" w:firstRowLastColumn="0" w:lastRowFirstColumn="0" w:lastRowLastColumn="0"/>
            <w:tcW w:w="4917" w:type="dxa"/>
          </w:tcPr>
          <w:p w14:paraId="09678FD2" w14:textId="2ABB486B" w:rsidR="00B65687" w:rsidRPr="004503B6" w:rsidRDefault="00820B0F" w:rsidP="00573131">
            <w:pPr>
              <w:pStyle w:val="TableBody"/>
              <w:rPr>
                <w:rFonts w:ascii="Century Gothic" w:hAnsi="Century Gothic"/>
              </w:rPr>
            </w:pPr>
            <w:r>
              <w:rPr>
                <w:rFonts w:ascii="Century Gothic" w:hAnsi="Century Gothic"/>
              </w:rPr>
              <w:t xml:space="preserve">Thingworx Platform </w:t>
            </w:r>
          </w:p>
        </w:tc>
        <w:tc>
          <w:tcPr>
            <w:cnfStyle w:val="000100000000" w:firstRow="0" w:lastRow="0" w:firstColumn="0" w:lastColumn="1" w:oddVBand="0" w:evenVBand="0" w:oddHBand="0" w:evenHBand="0" w:firstRowFirstColumn="0" w:firstRowLastColumn="0" w:lastRowFirstColumn="0" w:lastRowLastColumn="0"/>
            <w:tcW w:w="4918" w:type="dxa"/>
          </w:tcPr>
          <w:p w14:paraId="650516BF" w14:textId="59C6B7AB" w:rsidR="00B65687" w:rsidRPr="004503B6" w:rsidRDefault="00820B0F" w:rsidP="00434F22">
            <w:pPr>
              <w:pStyle w:val="TableBody"/>
              <w:rPr>
                <w:rFonts w:ascii="Century Gothic" w:hAnsi="Century Gothic"/>
              </w:rPr>
            </w:pPr>
            <w:r>
              <w:rPr>
                <w:rFonts w:ascii="Century Gothic" w:hAnsi="Century Gothic"/>
              </w:rPr>
              <w:t>8.5.x</w:t>
            </w:r>
          </w:p>
        </w:tc>
      </w:tr>
      <w:tr w:rsidR="00B65687" w:rsidRPr="004503B6" w14:paraId="7E29443A" w14:textId="77777777" w:rsidTr="00311336">
        <w:tc>
          <w:tcPr>
            <w:cnfStyle w:val="001000000000" w:firstRow="0" w:lastRow="0" w:firstColumn="1" w:lastColumn="0" w:oddVBand="0" w:evenVBand="0" w:oddHBand="0" w:evenHBand="0" w:firstRowFirstColumn="0" w:firstRowLastColumn="0" w:lastRowFirstColumn="0" w:lastRowLastColumn="0"/>
            <w:tcW w:w="4917" w:type="dxa"/>
          </w:tcPr>
          <w:p w14:paraId="1F5E2677" w14:textId="3B2F8249" w:rsidR="00B65687" w:rsidRPr="004503B6" w:rsidRDefault="00B65687" w:rsidP="00573131">
            <w:pPr>
              <w:pStyle w:val="TableBody"/>
              <w:rPr>
                <w:rFonts w:ascii="Century Gothic" w:hAnsi="Century Gothic"/>
              </w:rPr>
            </w:pPr>
          </w:p>
        </w:tc>
        <w:tc>
          <w:tcPr>
            <w:cnfStyle w:val="000100000000" w:firstRow="0" w:lastRow="0" w:firstColumn="0" w:lastColumn="1" w:oddVBand="0" w:evenVBand="0" w:oddHBand="0" w:evenHBand="0" w:firstRowFirstColumn="0" w:firstRowLastColumn="0" w:lastRowFirstColumn="0" w:lastRowLastColumn="0"/>
            <w:tcW w:w="4918" w:type="dxa"/>
          </w:tcPr>
          <w:p w14:paraId="79F66FBB" w14:textId="28A5FE71" w:rsidR="00B65687" w:rsidRPr="004503B6" w:rsidRDefault="00B65687" w:rsidP="00573131">
            <w:pPr>
              <w:pStyle w:val="TableBody"/>
              <w:rPr>
                <w:rFonts w:ascii="Century Gothic" w:hAnsi="Century Gothic"/>
              </w:rPr>
            </w:pPr>
          </w:p>
        </w:tc>
      </w:tr>
    </w:tbl>
    <w:p w14:paraId="102B6979" w14:textId="77777777" w:rsidR="007D079F" w:rsidRPr="004503B6" w:rsidRDefault="007D079F" w:rsidP="00423D9A">
      <w:pPr>
        <w:pStyle w:val="Body"/>
        <w:rPr>
          <w:rFonts w:ascii="Century Gothic" w:hAnsi="Century Gothic"/>
        </w:rPr>
      </w:pPr>
    </w:p>
    <w:p w14:paraId="6C79F8EF" w14:textId="77777777" w:rsidR="00646DCA" w:rsidRPr="004503B6" w:rsidRDefault="00646DCA" w:rsidP="004070DC">
      <w:pPr>
        <w:pStyle w:val="Body"/>
        <w:rPr>
          <w:rFonts w:ascii="Century Gothic" w:hAnsi="Century Gothic"/>
        </w:rPr>
      </w:pPr>
      <w:r w:rsidRPr="004503B6">
        <w:rPr>
          <w:rFonts w:ascii="Century Gothic" w:hAnsi="Century Gothic"/>
        </w:rPr>
        <w:br w:type="page"/>
      </w:r>
    </w:p>
    <w:p w14:paraId="1E4FC896" w14:textId="77777777" w:rsidR="00526E7E" w:rsidRPr="004503B6" w:rsidRDefault="00732006" w:rsidP="00E7259F">
      <w:pPr>
        <w:pStyle w:val="FMHeader"/>
        <w:rPr>
          <w:rFonts w:ascii="Century Gothic" w:hAnsi="Century Gothic"/>
        </w:rPr>
      </w:pPr>
      <w:r w:rsidRPr="004503B6">
        <w:rPr>
          <w:rFonts w:ascii="Century Gothic" w:hAnsi="Century Gothic"/>
        </w:rPr>
        <w:lastRenderedPageBreak/>
        <w:t>Distribution List</w:t>
      </w:r>
    </w:p>
    <w:p w14:paraId="75CEDB5C" w14:textId="3FC53D05" w:rsidR="00BF57EE" w:rsidRPr="004503B6" w:rsidRDefault="00212E9C" w:rsidP="00BF57EE">
      <w:pPr>
        <w:pStyle w:val="Body"/>
        <w:rPr>
          <w:rFonts w:ascii="Century Gothic" w:hAnsi="Century Gothic"/>
        </w:rPr>
      </w:pPr>
      <w:r w:rsidRPr="004503B6">
        <w:rPr>
          <w:rFonts w:ascii="Century Gothic" w:hAnsi="Century Gothic"/>
        </w:rPr>
        <w:t>This section lists all receivers of this document</w:t>
      </w:r>
      <w:r w:rsidR="00BF57EE" w:rsidRPr="004503B6">
        <w:rPr>
          <w:rFonts w:ascii="Century Gothic" w:hAnsi="Century Gothic"/>
        </w:rPr>
        <w:t>.</w:t>
      </w:r>
      <w:r w:rsidR="007F3943" w:rsidRPr="004503B6">
        <w:rPr>
          <w:rFonts w:ascii="Century Gothic" w:hAnsi="Century Gothic"/>
        </w:rPr>
        <w:t xml:space="preserve"> </w:t>
      </w:r>
      <w:sdt>
        <w:sdtPr>
          <w:rPr>
            <w:rFonts w:ascii="Century Gothic" w:hAnsi="Century Gothic"/>
          </w:rPr>
          <w:alias w:val="Title"/>
          <w:tag w:val=""/>
          <w:id w:val="2126196452"/>
          <w:placeholder>
            <w:docPart w:val="C765608D351F464F9C9CA2CCB1A3C0BF"/>
          </w:placeholder>
          <w:dataBinding w:prefixMappings="xmlns:ns0='http://purl.org/dc/elements/1.1/' xmlns:ns1='http://schemas.openxmlformats.org/package/2006/metadata/core-properties' " w:xpath="/ns1:coreProperties[1]/ns0:title[1]" w:storeItemID="{6C3C8BC8-F283-45AE-878A-BAB7291924A1}"/>
          <w:text/>
        </w:sdtPr>
        <w:sdtContent>
          <w:r w:rsidR="00567821">
            <w:rPr>
              <w:rFonts w:ascii="Century Gothic" w:hAnsi="Century Gothic"/>
            </w:rPr>
            <w:t>Solution Design Document</w:t>
          </w:r>
        </w:sdtContent>
      </w:sdt>
      <w:r w:rsidR="00BF57EE" w:rsidRPr="004503B6">
        <w:rPr>
          <w:rFonts w:ascii="Century Gothic" w:hAnsi="Century Gothic"/>
        </w:rPr>
        <w:t xml:space="preserve"> does not require sign-off as it is provided as </w:t>
      </w:r>
      <w:r w:rsidR="00097DF0" w:rsidRPr="004503B6">
        <w:rPr>
          <w:rFonts w:ascii="Century Gothic" w:hAnsi="Century Gothic"/>
        </w:rPr>
        <w:t>guidance</w:t>
      </w:r>
      <w:r w:rsidR="00BF57EE" w:rsidRPr="004503B6">
        <w:rPr>
          <w:rFonts w:ascii="Century Gothic" w:hAnsi="Century Gothic"/>
        </w:rPr>
        <w:t xml:space="preserve"> to the </w:t>
      </w:r>
      <w:r w:rsidR="00097DF0" w:rsidRPr="004503B6">
        <w:rPr>
          <w:rFonts w:ascii="Century Gothic" w:hAnsi="Century Gothic"/>
        </w:rPr>
        <w:t>customer</w:t>
      </w:r>
      <w:r w:rsidR="00BF57EE" w:rsidRPr="004503B6">
        <w:rPr>
          <w:rFonts w:ascii="Century Gothic" w:hAnsi="Century Gothic"/>
        </w:rPr>
        <w:t>.</w:t>
      </w:r>
      <w:r w:rsidR="00097DF0" w:rsidRPr="004503B6">
        <w:rPr>
          <w:rFonts w:ascii="Century Gothic" w:hAnsi="Century Gothic"/>
        </w:rPr>
        <w:t xml:space="preserve"> Solution Blueprint document sets the outline of the future architecture</w:t>
      </w:r>
      <w:r w:rsidR="00B76224">
        <w:rPr>
          <w:rFonts w:ascii="Century Gothic" w:hAnsi="Century Gothic"/>
        </w:rPr>
        <w:t xml:space="preserve"> and is a live document that will continue to </w:t>
      </w:r>
      <w:r w:rsidR="00097DF0" w:rsidRPr="004503B6">
        <w:rPr>
          <w:rFonts w:ascii="Century Gothic" w:hAnsi="Century Gothic"/>
        </w:rPr>
        <w:t xml:space="preserve">capture </w:t>
      </w:r>
      <w:r w:rsidR="00B76224">
        <w:rPr>
          <w:rFonts w:ascii="Century Gothic" w:hAnsi="Century Gothic"/>
        </w:rPr>
        <w:t xml:space="preserve">the Solution Specification in </w:t>
      </w:r>
      <w:r w:rsidR="00097DF0" w:rsidRPr="004503B6">
        <w:rPr>
          <w:rFonts w:ascii="Century Gothic" w:hAnsi="Century Gothic"/>
        </w:rPr>
        <w:t xml:space="preserve">greater detail </w:t>
      </w:r>
      <w:r w:rsidR="00B76224">
        <w:rPr>
          <w:rFonts w:ascii="Century Gothic" w:hAnsi="Century Gothic"/>
        </w:rPr>
        <w:t>as the Solution Development proceeds</w:t>
      </w:r>
      <w:r w:rsidR="00097DF0" w:rsidRPr="004503B6">
        <w:rPr>
          <w:rFonts w:ascii="Century Gothic" w:hAnsi="Century Gothic"/>
        </w:rPr>
        <w:t>.</w:t>
      </w:r>
    </w:p>
    <w:tbl>
      <w:tblPr>
        <w:tblStyle w:val="TableGrid"/>
        <w:tblW w:w="0" w:type="auto"/>
        <w:tblInd w:w="720" w:type="dxa"/>
        <w:tblLook w:val="04A0" w:firstRow="1" w:lastRow="0" w:firstColumn="1" w:lastColumn="0" w:noHBand="0" w:noVBand="1"/>
      </w:tblPr>
      <w:tblGrid>
        <w:gridCol w:w="1962"/>
        <w:gridCol w:w="2748"/>
        <w:gridCol w:w="4961"/>
      </w:tblGrid>
      <w:tr w:rsidR="00BF57EE" w:rsidRPr="004503B6" w14:paraId="3B112C84" w14:textId="77777777" w:rsidTr="00BF5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000000" w:themeFill="text1" w:themeFillShade="80"/>
          </w:tcPr>
          <w:p w14:paraId="1BC25375" w14:textId="77777777" w:rsidR="00BF57EE" w:rsidRPr="004503B6" w:rsidRDefault="00BF57EE" w:rsidP="00573131">
            <w:pPr>
              <w:pStyle w:val="TableHeader"/>
              <w:rPr>
                <w:rFonts w:ascii="Century Gothic" w:hAnsi="Century Gothic"/>
              </w:rPr>
            </w:pPr>
            <w:r w:rsidRPr="004503B6">
              <w:rPr>
                <w:rFonts w:ascii="Century Gothic" w:hAnsi="Century Gothic"/>
              </w:rPr>
              <w:t>Name</w:t>
            </w:r>
          </w:p>
        </w:tc>
        <w:tc>
          <w:tcPr>
            <w:tcW w:w="2748" w:type="dxa"/>
            <w:shd w:val="clear" w:color="auto" w:fill="000000" w:themeFill="text1" w:themeFillShade="80"/>
          </w:tcPr>
          <w:p w14:paraId="09086CE0" w14:textId="77777777" w:rsidR="00BF57EE" w:rsidRPr="004503B6" w:rsidRDefault="00BF57EE" w:rsidP="00573131">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Company</w:t>
            </w:r>
          </w:p>
        </w:tc>
        <w:tc>
          <w:tcPr>
            <w:tcW w:w="4961" w:type="dxa"/>
            <w:shd w:val="clear" w:color="auto" w:fill="000000" w:themeFill="text1" w:themeFillShade="80"/>
          </w:tcPr>
          <w:p w14:paraId="234577C9" w14:textId="77777777" w:rsidR="00BF57EE" w:rsidRPr="004503B6" w:rsidRDefault="00BF57EE" w:rsidP="00573131">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Title / Role</w:t>
            </w:r>
          </w:p>
        </w:tc>
      </w:tr>
      <w:tr w:rsidR="00BF57EE" w:rsidRPr="004503B6" w14:paraId="452AB725" w14:textId="77777777" w:rsidTr="00BF57EE">
        <w:trPr>
          <w:trHeight w:val="285"/>
        </w:trPr>
        <w:tc>
          <w:tcPr>
            <w:cnfStyle w:val="001000000000" w:firstRow="0" w:lastRow="0" w:firstColumn="1" w:lastColumn="0" w:oddVBand="0" w:evenVBand="0" w:oddHBand="0" w:evenHBand="0" w:firstRowFirstColumn="0" w:firstRowLastColumn="0" w:lastRowFirstColumn="0" w:lastRowLastColumn="0"/>
            <w:tcW w:w="1962" w:type="dxa"/>
          </w:tcPr>
          <w:p w14:paraId="1CE59D45" w14:textId="2CF114CE" w:rsidR="00BF57EE" w:rsidRPr="004503B6" w:rsidRDefault="00FC7EF4" w:rsidP="00573131">
            <w:pPr>
              <w:pStyle w:val="TableBody"/>
              <w:rPr>
                <w:rFonts w:ascii="Century Gothic" w:hAnsi="Century Gothic"/>
              </w:rPr>
            </w:pPr>
            <w:r>
              <w:rPr>
                <w:rFonts w:ascii="Century Gothic" w:hAnsi="Century Gothic"/>
              </w:rPr>
              <w:t>Ankit Pandya</w:t>
            </w:r>
          </w:p>
        </w:tc>
        <w:tc>
          <w:tcPr>
            <w:tcW w:w="2748" w:type="dxa"/>
          </w:tcPr>
          <w:p w14:paraId="2FCF2753" w14:textId="77777777" w:rsidR="00BF57EE" w:rsidRPr="004503B6" w:rsidRDefault="00BF57EE"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PTC</w:t>
            </w:r>
          </w:p>
        </w:tc>
        <w:tc>
          <w:tcPr>
            <w:tcW w:w="4961" w:type="dxa"/>
          </w:tcPr>
          <w:p w14:paraId="39246B07" w14:textId="33B25242" w:rsidR="00BF57EE" w:rsidRPr="004503B6" w:rsidRDefault="00E0688B"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Technical Lead/Architect</w:t>
            </w:r>
          </w:p>
        </w:tc>
      </w:tr>
      <w:tr w:rsidR="00BF57EE" w:rsidRPr="004503B6" w14:paraId="6F8A0998" w14:textId="77777777" w:rsidTr="00BF57EE">
        <w:tc>
          <w:tcPr>
            <w:cnfStyle w:val="001000000000" w:firstRow="0" w:lastRow="0" w:firstColumn="1" w:lastColumn="0" w:oddVBand="0" w:evenVBand="0" w:oddHBand="0" w:evenHBand="0" w:firstRowFirstColumn="0" w:firstRowLastColumn="0" w:lastRowFirstColumn="0" w:lastRowLastColumn="0"/>
            <w:tcW w:w="1962" w:type="dxa"/>
          </w:tcPr>
          <w:p w14:paraId="12C0EAD9" w14:textId="25BC1A5D" w:rsidR="00BF57EE" w:rsidRPr="004503B6" w:rsidRDefault="00FC7EF4" w:rsidP="00573131">
            <w:pPr>
              <w:pStyle w:val="TableBody"/>
              <w:rPr>
                <w:rFonts w:ascii="Century Gothic" w:hAnsi="Century Gothic"/>
              </w:rPr>
            </w:pPr>
            <w:r>
              <w:rPr>
                <w:rFonts w:ascii="Century Gothic" w:hAnsi="Century Gothic"/>
              </w:rPr>
              <w:t>Ajay Valvi</w:t>
            </w:r>
          </w:p>
        </w:tc>
        <w:tc>
          <w:tcPr>
            <w:tcW w:w="2748" w:type="dxa"/>
          </w:tcPr>
          <w:p w14:paraId="0DFE4999" w14:textId="77777777" w:rsidR="00BF57EE" w:rsidRPr="004503B6" w:rsidRDefault="00BF57EE"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PTC</w:t>
            </w:r>
          </w:p>
        </w:tc>
        <w:tc>
          <w:tcPr>
            <w:tcW w:w="4961" w:type="dxa"/>
          </w:tcPr>
          <w:p w14:paraId="6F5A1FFC" w14:textId="7A7157C9" w:rsidR="00BF57EE" w:rsidRPr="004503B6" w:rsidRDefault="00B76224"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Customer Success</w:t>
            </w:r>
            <w:r w:rsidR="00BF57EE" w:rsidRPr="004503B6">
              <w:rPr>
                <w:rFonts w:ascii="Century Gothic" w:hAnsi="Century Gothic"/>
              </w:rPr>
              <w:t xml:space="preserve"> Manager</w:t>
            </w:r>
          </w:p>
        </w:tc>
      </w:tr>
      <w:tr w:rsidR="00BF57EE" w:rsidRPr="004503B6" w14:paraId="06398C93" w14:textId="77777777" w:rsidTr="00BF57EE">
        <w:tc>
          <w:tcPr>
            <w:cnfStyle w:val="001000000000" w:firstRow="0" w:lastRow="0" w:firstColumn="1" w:lastColumn="0" w:oddVBand="0" w:evenVBand="0" w:oddHBand="0" w:evenHBand="0" w:firstRowFirstColumn="0" w:firstRowLastColumn="0" w:lastRowFirstColumn="0" w:lastRowLastColumn="0"/>
            <w:tcW w:w="1962" w:type="dxa"/>
          </w:tcPr>
          <w:p w14:paraId="1CB44AC6" w14:textId="186B60DA" w:rsidR="00BF57EE" w:rsidRPr="004503B6" w:rsidRDefault="002C7DBF" w:rsidP="00573131">
            <w:pPr>
              <w:pStyle w:val="TableBody"/>
              <w:rPr>
                <w:rFonts w:ascii="Century Gothic" w:hAnsi="Century Gothic"/>
              </w:rPr>
            </w:pPr>
            <w:r>
              <w:rPr>
                <w:rFonts w:ascii="Century Gothic" w:hAnsi="Century Gothic"/>
              </w:rPr>
              <w:t>Ketan Magdum</w:t>
            </w:r>
          </w:p>
        </w:tc>
        <w:tc>
          <w:tcPr>
            <w:tcW w:w="2748" w:type="dxa"/>
          </w:tcPr>
          <w:p w14:paraId="4BA55124" w14:textId="4A19CD08" w:rsidR="00BF57EE" w:rsidRPr="004503B6" w:rsidRDefault="002C7DBF"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PTC</w:t>
            </w:r>
          </w:p>
        </w:tc>
        <w:tc>
          <w:tcPr>
            <w:tcW w:w="4961" w:type="dxa"/>
          </w:tcPr>
          <w:p w14:paraId="2026A94C" w14:textId="5D1330C6" w:rsidR="00BF57EE" w:rsidRPr="004503B6" w:rsidRDefault="002C7DBF"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Technical Lead/Architect</w:t>
            </w:r>
          </w:p>
        </w:tc>
      </w:tr>
      <w:tr w:rsidR="00BF57EE" w:rsidRPr="004503B6" w14:paraId="26288BD7" w14:textId="77777777" w:rsidTr="00BF57EE">
        <w:tc>
          <w:tcPr>
            <w:cnfStyle w:val="001000000000" w:firstRow="0" w:lastRow="0" w:firstColumn="1" w:lastColumn="0" w:oddVBand="0" w:evenVBand="0" w:oddHBand="0" w:evenHBand="0" w:firstRowFirstColumn="0" w:firstRowLastColumn="0" w:lastRowFirstColumn="0" w:lastRowLastColumn="0"/>
            <w:tcW w:w="1962" w:type="dxa"/>
          </w:tcPr>
          <w:p w14:paraId="68D28D36" w14:textId="3C4C4975" w:rsidR="00BF57EE" w:rsidRPr="004503B6" w:rsidRDefault="00E0688B" w:rsidP="00573131">
            <w:pPr>
              <w:pStyle w:val="TableBody"/>
              <w:rPr>
                <w:rFonts w:ascii="Century Gothic" w:hAnsi="Century Gothic"/>
              </w:rPr>
            </w:pPr>
            <w:r>
              <w:rPr>
                <w:rFonts w:ascii="Century Gothic" w:hAnsi="Century Gothic"/>
              </w:rPr>
              <w:t>Kiran Kumar Jasti</w:t>
            </w:r>
          </w:p>
        </w:tc>
        <w:tc>
          <w:tcPr>
            <w:tcW w:w="2748" w:type="dxa"/>
          </w:tcPr>
          <w:p w14:paraId="70803817" w14:textId="4228C143" w:rsidR="00BF57EE" w:rsidRPr="004503B6" w:rsidRDefault="00E0688B"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ELGI</w:t>
            </w:r>
          </w:p>
        </w:tc>
        <w:tc>
          <w:tcPr>
            <w:tcW w:w="4961" w:type="dxa"/>
          </w:tcPr>
          <w:p w14:paraId="01F4C4A4" w14:textId="77777777" w:rsidR="00BF57EE" w:rsidRPr="004503B6" w:rsidRDefault="00BF57EE"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Project Manager</w:t>
            </w:r>
          </w:p>
        </w:tc>
      </w:tr>
      <w:tr w:rsidR="00BF57EE" w:rsidRPr="004503B6" w14:paraId="54D0D637" w14:textId="77777777" w:rsidTr="00BF57EE">
        <w:tc>
          <w:tcPr>
            <w:cnfStyle w:val="001000000000" w:firstRow="0" w:lastRow="0" w:firstColumn="1" w:lastColumn="0" w:oddVBand="0" w:evenVBand="0" w:oddHBand="0" w:evenHBand="0" w:firstRowFirstColumn="0" w:firstRowLastColumn="0" w:lastRowFirstColumn="0" w:lastRowLastColumn="0"/>
            <w:tcW w:w="1962" w:type="dxa"/>
          </w:tcPr>
          <w:p w14:paraId="7C897CCA" w14:textId="62714F3F" w:rsidR="00BF57EE" w:rsidRPr="004503B6" w:rsidRDefault="00E0688B" w:rsidP="00573131">
            <w:pPr>
              <w:pStyle w:val="TableBody"/>
              <w:rPr>
                <w:rFonts w:ascii="Century Gothic" w:hAnsi="Century Gothic"/>
              </w:rPr>
            </w:pPr>
            <w:r>
              <w:rPr>
                <w:rFonts w:ascii="Century Gothic" w:hAnsi="Century Gothic"/>
              </w:rPr>
              <w:t>Kalimuthu C</w:t>
            </w:r>
          </w:p>
        </w:tc>
        <w:tc>
          <w:tcPr>
            <w:tcW w:w="2748" w:type="dxa"/>
          </w:tcPr>
          <w:p w14:paraId="41853F61" w14:textId="28CDE0D9" w:rsidR="00BF57EE" w:rsidRPr="004503B6" w:rsidRDefault="00E0688B"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ELGI</w:t>
            </w:r>
          </w:p>
        </w:tc>
        <w:tc>
          <w:tcPr>
            <w:tcW w:w="4961" w:type="dxa"/>
          </w:tcPr>
          <w:p w14:paraId="2FDD3897" w14:textId="6AAB1084" w:rsidR="00BF57EE" w:rsidRPr="004503B6" w:rsidRDefault="00E0688B"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Lead Specialist</w:t>
            </w:r>
          </w:p>
        </w:tc>
      </w:tr>
      <w:tr w:rsidR="00BF57EE" w:rsidRPr="004503B6" w14:paraId="7A5D7A5C" w14:textId="77777777" w:rsidTr="00BF57EE">
        <w:tc>
          <w:tcPr>
            <w:cnfStyle w:val="001000000000" w:firstRow="0" w:lastRow="0" w:firstColumn="1" w:lastColumn="0" w:oddVBand="0" w:evenVBand="0" w:oddHBand="0" w:evenHBand="0" w:firstRowFirstColumn="0" w:firstRowLastColumn="0" w:lastRowFirstColumn="0" w:lastRowLastColumn="0"/>
            <w:tcW w:w="1962" w:type="dxa"/>
          </w:tcPr>
          <w:p w14:paraId="6AB6E241" w14:textId="77777777" w:rsidR="00BF57EE" w:rsidRPr="004503B6" w:rsidRDefault="00BF57EE" w:rsidP="00573131">
            <w:pPr>
              <w:pStyle w:val="TableBody"/>
              <w:rPr>
                <w:rFonts w:ascii="Century Gothic" w:hAnsi="Century Gothic"/>
              </w:rPr>
            </w:pPr>
          </w:p>
        </w:tc>
        <w:tc>
          <w:tcPr>
            <w:tcW w:w="2748" w:type="dxa"/>
          </w:tcPr>
          <w:p w14:paraId="0512D57F" w14:textId="77777777" w:rsidR="00BF57EE" w:rsidRPr="004503B6" w:rsidRDefault="00BF57EE"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4961" w:type="dxa"/>
          </w:tcPr>
          <w:p w14:paraId="3E95229B" w14:textId="77777777" w:rsidR="00BF57EE" w:rsidRPr="004503B6" w:rsidRDefault="00BF57EE" w:rsidP="00573131">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6F2C0465" w14:textId="77777777" w:rsidR="007F2FFD" w:rsidRPr="004503B6" w:rsidRDefault="007F2FFD" w:rsidP="007F2FFD">
      <w:pPr>
        <w:pStyle w:val="Body"/>
        <w:rPr>
          <w:rFonts w:ascii="Century Gothic" w:hAnsi="Century Gothic"/>
        </w:rPr>
      </w:pPr>
    </w:p>
    <w:p w14:paraId="06B182F7" w14:textId="77777777" w:rsidR="00526E7E" w:rsidRPr="004503B6" w:rsidRDefault="00526E7E" w:rsidP="00E7259F">
      <w:pPr>
        <w:pStyle w:val="FMHeader"/>
        <w:rPr>
          <w:rFonts w:ascii="Century Gothic" w:hAnsi="Century Gothic"/>
        </w:rPr>
      </w:pPr>
      <w:r w:rsidRPr="004503B6">
        <w:rPr>
          <w:rFonts w:ascii="Century Gothic" w:hAnsi="Century Gothic"/>
        </w:rPr>
        <w:br w:type="page"/>
      </w:r>
      <w:bookmarkEnd w:id="6"/>
      <w:r w:rsidRPr="004503B6">
        <w:rPr>
          <w:rFonts w:ascii="Century Gothic" w:hAnsi="Century Gothic"/>
        </w:rPr>
        <w:lastRenderedPageBreak/>
        <w:t>Table of Content</w:t>
      </w:r>
    </w:p>
    <w:p w14:paraId="0CC8F359" w14:textId="6662DD5F" w:rsidR="004F4421" w:rsidRDefault="003B31E8">
      <w:pPr>
        <w:pStyle w:val="TOC1"/>
        <w:rPr>
          <w:rFonts w:asciiTheme="minorHAnsi" w:eastAsiaTheme="minorEastAsia" w:hAnsiTheme="minorHAnsi" w:cstheme="minorBidi"/>
          <w:b w:val="0"/>
          <w:bCs w:val="0"/>
          <w:sz w:val="22"/>
          <w:szCs w:val="22"/>
          <w:lang w:val="en-IN" w:eastAsia="en-IN"/>
        </w:rPr>
      </w:pPr>
      <w:r w:rsidRPr="00D35B1A">
        <w:rPr>
          <w:rFonts w:ascii="Century Gothic" w:hAnsi="Century Gothic"/>
          <w:szCs w:val="20"/>
        </w:rPr>
        <w:fldChar w:fldCharType="begin"/>
      </w:r>
      <w:r w:rsidRPr="00D35B1A">
        <w:rPr>
          <w:rFonts w:ascii="Century Gothic" w:hAnsi="Century Gothic"/>
          <w:szCs w:val="20"/>
        </w:rPr>
        <w:instrText xml:space="preserve"> TOC \o "1-1" \h \z \t "Heading 2,2,Heading 3,3,Intro Header,1,Heading Level 2,2,Heading Level 3,3" </w:instrText>
      </w:r>
      <w:r w:rsidRPr="00D35B1A">
        <w:rPr>
          <w:rFonts w:ascii="Century Gothic" w:hAnsi="Century Gothic"/>
          <w:szCs w:val="20"/>
        </w:rPr>
        <w:fldChar w:fldCharType="separate"/>
      </w:r>
      <w:hyperlink w:anchor="_Toc34749308" w:history="1">
        <w:r w:rsidR="004F4421" w:rsidRPr="00FE1F30">
          <w:rPr>
            <w:rStyle w:val="Hyperlink"/>
            <w:rFonts w:ascii="Century Gothic" w:hAnsi="Century Gothic"/>
          </w:rPr>
          <w:t>1.</w:t>
        </w:r>
        <w:r w:rsidR="004F4421">
          <w:rPr>
            <w:rFonts w:asciiTheme="minorHAnsi" w:eastAsiaTheme="minorEastAsia" w:hAnsiTheme="minorHAnsi" w:cstheme="minorBidi"/>
            <w:b w:val="0"/>
            <w:bCs w:val="0"/>
            <w:sz w:val="22"/>
            <w:szCs w:val="22"/>
            <w:lang w:val="en-IN" w:eastAsia="en-IN"/>
          </w:rPr>
          <w:tab/>
        </w:r>
        <w:r w:rsidR="004F4421" w:rsidRPr="00FE1F30">
          <w:rPr>
            <w:rStyle w:val="Hyperlink"/>
            <w:rFonts w:ascii="Century Gothic" w:hAnsi="Century Gothic"/>
          </w:rPr>
          <w:t>Introduction</w:t>
        </w:r>
        <w:r w:rsidR="004F4421">
          <w:rPr>
            <w:webHidden/>
          </w:rPr>
          <w:tab/>
        </w:r>
        <w:r w:rsidR="004F4421">
          <w:rPr>
            <w:webHidden/>
          </w:rPr>
          <w:fldChar w:fldCharType="begin"/>
        </w:r>
        <w:r w:rsidR="004F4421">
          <w:rPr>
            <w:webHidden/>
          </w:rPr>
          <w:instrText xml:space="preserve"> PAGEREF _Toc34749308 \h </w:instrText>
        </w:r>
        <w:r w:rsidR="004F4421">
          <w:rPr>
            <w:webHidden/>
          </w:rPr>
        </w:r>
        <w:r w:rsidR="004F4421">
          <w:rPr>
            <w:webHidden/>
          </w:rPr>
          <w:fldChar w:fldCharType="separate"/>
        </w:r>
        <w:r w:rsidR="004F4421">
          <w:rPr>
            <w:webHidden/>
          </w:rPr>
          <w:t>6</w:t>
        </w:r>
        <w:r w:rsidR="004F4421">
          <w:rPr>
            <w:webHidden/>
          </w:rPr>
          <w:fldChar w:fldCharType="end"/>
        </w:r>
      </w:hyperlink>
    </w:p>
    <w:p w14:paraId="142C5C94" w14:textId="5F9C86F2" w:rsidR="004F4421" w:rsidRDefault="008E3CA5">
      <w:pPr>
        <w:pStyle w:val="TOC2"/>
        <w:rPr>
          <w:rFonts w:asciiTheme="minorHAnsi" w:eastAsiaTheme="minorEastAsia" w:hAnsiTheme="minorHAnsi" w:cstheme="minorBidi"/>
          <w:bCs w:val="0"/>
          <w:noProof/>
          <w:sz w:val="22"/>
          <w:szCs w:val="22"/>
          <w:lang w:val="en-IN" w:eastAsia="en-IN"/>
        </w:rPr>
      </w:pPr>
      <w:hyperlink w:anchor="_Toc34749309" w:history="1">
        <w:r w:rsidR="004F4421" w:rsidRPr="00FE1F30">
          <w:rPr>
            <w:rStyle w:val="Hyperlink"/>
            <w:rFonts w:ascii="Century Gothic" w:hAnsi="Century Gothic"/>
            <w:noProof/>
          </w:rPr>
          <w:t>1.1</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Purpose</w:t>
        </w:r>
        <w:r w:rsidR="004F4421">
          <w:rPr>
            <w:noProof/>
            <w:webHidden/>
          </w:rPr>
          <w:tab/>
        </w:r>
        <w:r w:rsidR="004F4421">
          <w:rPr>
            <w:noProof/>
            <w:webHidden/>
          </w:rPr>
          <w:fldChar w:fldCharType="begin"/>
        </w:r>
        <w:r w:rsidR="004F4421">
          <w:rPr>
            <w:noProof/>
            <w:webHidden/>
          </w:rPr>
          <w:instrText xml:space="preserve"> PAGEREF _Toc34749309 \h </w:instrText>
        </w:r>
        <w:r w:rsidR="004F4421">
          <w:rPr>
            <w:noProof/>
            <w:webHidden/>
          </w:rPr>
        </w:r>
        <w:r w:rsidR="004F4421">
          <w:rPr>
            <w:noProof/>
            <w:webHidden/>
          </w:rPr>
          <w:fldChar w:fldCharType="separate"/>
        </w:r>
        <w:r w:rsidR="004F4421">
          <w:rPr>
            <w:noProof/>
            <w:webHidden/>
          </w:rPr>
          <w:t>6</w:t>
        </w:r>
        <w:r w:rsidR="004F4421">
          <w:rPr>
            <w:noProof/>
            <w:webHidden/>
          </w:rPr>
          <w:fldChar w:fldCharType="end"/>
        </w:r>
      </w:hyperlink>
    </w:p>
    <w:p w14:paraId="04E84990" w14:textId="6FACDD69" w:rsidR="004F4421" w:rsidRDefault="008E3CA5">
      <w:pPr>
        <w:pStyle w:val="TOC2"/>
        <w:rPr>
          <w:rFonts w:asciiTheme="minorHAnsi" w:eastAsiaTheme="minorEastAsia" w:hAnsiTheme="minorHAnsi" w:cstheme="minorBidi"/>
          <w:bCs w:val="0"/>
          <w:noProof/>
          <w:sz w:val="22"/>
          <w:szCs w:val="22"/>
          <w:lang w:val="en-IN" w:eastAsia="en-IN"/>
        </w:rPr>
      </w:pPr>
      <w:hyperlink w:anchor="_Toc34749310" w:history="1">
        <w:r w:rsidR="004F4421" w:rsidRPr="00FE1F30">
          <w:rPr>
            <w:rStyle w:val="Hyperlink"/>
            <w:rFonts w:ascii="Century Gothic" w:hAnsi="Century Gothic"/>
            <w:noProof/>
          </w:rPr>
          <w:t>1.2</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Document Overview</w:t>
        </w:r>
        <w:r w:rsidR="004F4421">
          <w:rPr>
            <w:noProof/>
            <w:webHidden/>
          </w:rPr>
          <w:tab/>
        </w:r>
        <w:r w:rsidR="004F4421">
          <w:rPr>
            <w:noProof/>
            <w:webHidden/>
          </w:rPr>
          <w:fldChar w:fldCharType="begin"/>
        </w:r>
        <w:r w:rsidR="004F4421">
          <w:rPr>
            <w:noProof/>
            <w:webHidden/>
          </w:rPr>
          <w:instrText xml:space="preserve"> PAGEREF _Toc34749310 \h </w:instrText>
        </w:r>
        <w:r w:rsidR="004F4421">
          <w:rPr>
            <w:noProof/>
            <w:webHidden/>
          </w:rPr>
        </w:r>
        <w:r w:rsidR="004F4421">
          <w:rPr>
            <w:noProof/>
            <w:webHidden/>
          </w:rPr>
          <w:fldChar w:fldCharType="separate"/>
        </w:r>
        <w:r w:rsidR="004F4421">
          <w:rPr>
            <w:noProof/>
            <w:webHidden/>
          </w:rPr>
          <w:t>6</w:t>
        </w:r>
        <w:r w:rsidR="004F4421">
          <w:rPr>
            <w:noProof/>
            <w:webHidden/>
          </w:rPr>
          <w:fldChar w:fldCharType="end"/>
        </w:r>
      </w:hyperlink>
    </w:p>
    <w:p w14:paraId="5E5ADF8E" w14:textId="37EB000F" w:rsidR="004F4421" w:rsidRDefault="008E3CA5">
      <w:pPr>
        <w:pStyle w:val="TOC2"/>
        <w:rPr>
          <w:rFonts w:asciiTheme="minorHAnsi" w:eastAsiaTheme="minorEastAsia" w:hAnsiTheme="minorHAnsi" w:cstheme="minorBidi"/>
          <w:bCs w:val="0"/>
          <w:noProof/>
          <w:sz w:val="22"/>
          <w:szCs w:val="22"/>
          <w:lang w:val="en-IN" w:eastAsia="en-IN"/>
        </w:rPr>
      </w:pPr>
      <w:hyperlink w:anchor="_Toc34749311" w:history="1">
        <w:r w:rsidR="004F4421" w:rsidRPr="00FE1F30">
          <w:rPr>
            <w:rStyle w:val="Hyperlink"/>
            <w:rFonts w:ascii="Century Gothic" w:hAnsi="Century Gothic"/>
            <w:noProof/>
          </w:rPr>
          <w:t>1.3</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Reference Documents</w:t>
        </w:r>
        <w:r w:rsidR="004F4421">
          <w:rPr>
            <w:noProof/>
            <w:webHidden/>
          </w:rPr>
          <w:tab/>
        </w:r>
        <w:r w:rsidR="004F4421">
          <w:rPr>
            <w:noProof/>
            <w:webHidden/>
          </w:rPr>
          <w:fldChar w:fldCharType="begin"/>
        </w:r>
        <w:r w:rsidR="004F4421">
          <w:rPr>
            <w:noProof/>
            <w:webHidden/>
          </w:rPr>
          <w:instrText xml:space="preserve"> PAGEREF _Toc34749311 \h </w:instrText>
        </w:r>
        <w:r w:rsidR="004F4421">
          <w:rPr>
            <w:noProof/>
            <w:webHidden/>
          </w:rPr>
        </w:r>
        <w:r w:rsidR="004F4421">
          <w:rPr>
            <w:noProof/>
            <w:webHidden/>
          </w:rPr>
          <w:fldChar w:fldCharType="separate"/>
        </w:r>
        <w:r w:rsidR="004F4421">
          <w:rPr>
            <w:noProof/>
            <w:webHidden/>
          </w:rPr>
          <w:t>6</w:t>
        </w:r>
        <w:r w:rsidR="004F4421">
          <w:rPr>
            <w:noProof/>
            <w:webHidden/>
          </w:rPr>
          <w:fldChar w:fldCharType="end"/>
        </w:r>
      </w:hyperlink>
    </w:p>
    <w:p w14:paraId="5F3F42A8" w14:textId="03A985C4" w:rsidR="004F4421" w:rsidRDefault="008E3CA5">
      <w:pPr>
        <w:pStyle w:val="TOC2"/>
        <w:rPr>
          <w:rFonts w:asciiTheme="minorHAnsi" w:eastAsiaTheme="minorEastAsia" w:hAnsiTheme="minorHAnsi" w:cstheme="minorBidi"/>
          <w:bCs w:val="0"/>
          <w:noProof/>
          <w:sz w:val="22"/>
          <w:szCs w:val="22"/>
          <w:lang w:val="en-IN" w:eastAsia="en-IN"/>
        </w:rPr>
      </w:pPr>
      <w:hyperlink w:anchor="_Toc34749312" w:history="1">
        <w:r w:rsidR="004F4421" w:rsidRPr="00FE1F30">
          <w:rPr>
            <w:rStyle w:val="Hyperlink"/>
            <w:rFonts w:ascii="Century Gothic" w:hAnsi="Century Gothic"/>
            <w:noProof/>
          </w:rPr>
          <w:t>1.4</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Definitions, Acronyms and Notation</w:t>
        </w:r>
        <w:r w:rsidR="004F4421">
          <w:rPr>
            <w:noProof/>
            <w:webHidden/>
          </w:rPr>
          <w:tab/>
        </w:r>
        <w:r w:rsidR="004F4421">
          <w:rPr>
            <w:noProof/>
            <w:webHidden/>
          </w:rPr>
          <w:fldChar w:fldCharType="begin"/>
        </w:r>
        <w:r w:rsidR="004F4421">
          <w:rPr>
            <w:noProof/>
            <w:webHidden/>
          </w:rPr>
          <w:instrText xml:space="preserve"> PAGEREF _Toc34749312 \h </w:instrText>
        </w:r>
        <w:r w:rsidR="004F4421">
          <w:rPr>
            <w:noProof/>
            <w:webHidden/>
          </w:rPr>
        </w:r>
        <w:r w:rsidR="004F4421">
          <w:rPr>
            <w:noProof/>
            <w:webHidden/>
          </w:rPr>
          <w:fldChar w:fldCharType="separate"/>
        </w:r>
        <w:r w:rsidR="004F4421">
          <w:rPr>
            <w:noProof/>
            <w:webHidden/>
          </w:rPr>
          <w:t>6</w:t>
        </w:r>
        <w:r w:rsidR="004F4421">
          <w:rPr>
            <w:noProof/>
            <w:webHidden/>
          </w:rPr>
          <w:fldChar w:fldCharType="end"/>
        </w:r>
      </w:hyperlink>
    </w:p>
    <w:p w14:paraId="18ED1720" w14:textId="56792334" w:rsidR="004F4421" w:rsidRDefault="008E3CA5">
      <w:pPr>
        <w:pStyle w:val="TOC3"/>
        <w:rPr>
          <w:rFonts w:asciiTheme="minorHAnsi" w:eastAsiaTheme="minorEastAsia" w:hAnsiTheme="minorHAnsi" w:cstheme="minorBidi"/>
          <w:noProof/>
          <w:sz w:val="22"/>
          <w:szCs w:val="22"/>
          <w:lang w:val="en-IN" w:eastAsia="en-IN"/>
        </w:rPr>
      </w:pPr>
      <w:hyperlink w:anchor="_Toc34749313" w:history="1">
        <w:r w:rsidR="004F4421" w:rsidRPr="00FE1F30">
          <w:rPr>
            <w:rStyle w:val="Hyperlink"/>
            <w:rFonts w:ascii="Century Gothic" w:hAnsi="Century Gothic"/>
            <w:noProof/>
          </w:rPr>
          <w:t>1.4.1</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Definitions</w:t>
        </w:r>
        <w:r w:rsidR="004F4421">
          <w:rPr>
            <w:noProof/>
            <w:webHidden/>
          </w:rPr>
          <w:tab/>
        </w:r>
        <w:r w:rsidR="004F4421">
          <w:rPr>
            <w:noProof/>
            <w:webHidden/>
          </w:rPr>
          <w:fldChar w:fldCharType="begin"/>
        </w:r>
        <w:r w:rsidR="004F4421">
          <w:rPr>
            <w:noProof/>
            <w:webHidden/>
          </w:rPr>
          <w:instrText xml:space="preserve"> PAGEREF _Toc34749313 \h </w:instrText>
        </w:r>
        <w:r w:rsidR="004F4421">
          <w:rPr>
            <w:noProof/>
            <w:webHidden/>
          </w:rPr>
        </w:r>
        <w:r w:rsidR="004F4421">
          <w:rPr>
            <w:noProof/>
            <w:webHidden/>
          </w:rPr>
          <w:fldChar w:fldCharType="separate"/>
        </w:r>
        <w:r w:rsidR="004F4421">
          <w:rPr>
            <w:noProof/>
            <w:webHidden/>
          </w:rPr>
          <w:t>6</w:t>
        </w:r>
        <w:r w:rsidR="004F4421">
          <w:rPr>
            <w:noProof/>
            <w:webHidden/>
          </w:rPr>
          <w:fldChar w:fldCharType="end"/>
        </w:r>
      </w:hyperlink>
    </w:p>
    <w:p w14:paraId="5A9CF646" w14:textId="23351242" w:rsidR="004F4421" w:rsidRDefault="008E3CA5">
      <w:pPr>
        <w:pStyle w:val="TOC3"/>
        <w:rPr>
          <w:rFonts w:asciiTheme="minorHAnsi" w:eastAsiaTheme="minorEastAsia" w:hAnsiTheme="minorHAnsi" w:cstheme="minorBidi"/>
          <w:noProof/>
          <w:sz w:val="22"/>
          <w:szCs w:val="22"/>
          <w:lang w:val="en-IN" w:eastAsia="en-IN"/>
        </w:rPr>
      </w:pPr>
      <w:hyperlink w:anchor="_Toc34749314" w:history="1">
        <w:r w:rsidR="004F4421" w:rsidRPr="00FE1F30">
          <w:rPr>
            <w:rStyle w:val="Hyperlink"/>
            <w:rFonts w:ascii="Century Gothic" w:hAnsi="Century Gothic"/>
            <w:noProof/>
          </w:rPr>
          <w:t>1.4.2</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Acronyms</w:t>
        </w:r>
        <w:r w:rsidR="004F4421">
          <w:rPr>
            <w:noProof/>
            <w:webHidden/>
          </w:rPr>
          <w:tab/>
        </w:r>
        <w:r w:rsidR="004F4421">
          <w:rPr>
            <w:noProof/>
            <w:webHidden/>
          </w:rPr>
          <w:fldChar w:fldCharType="begin"/>
        </w:r>
        <w:r w:rsidR="004F4421">
          <w:rPr>
            <w:noProof/>
            <w:webHidden/>
          </w:rPr>
          <w:instrText xml:space="preserve"> PAGEREF _Toc34749314 \h </w:instrText>
        </w:r>
        <w:r w:rsidR="004F4421">
          <w:rPr>
            <w:noProof/>
            <w:webHidden/>
          </w:rPr>
        </w:r>
        <w:r w:rsidR="004F4421">
          <w:rPr>
            <w:noProof/>
            <w:webHidden/>
          </w:rPr>
          <w:fldChar w:fldCharType="separate"/>
        </w:r>
        <w:r w:rsidR="004F4421">
          <w:rPr>
            <w:noProof/>
            <w:webHidden/>
          </w:rPr>
          <w:t>7</w:t>
        </w:r>
        <w:r w:rsidR="004F4421">
          <w:rPr>
            <w:noProof/>
            <w:webHidden/>
          </w:rPr>
          <w:fldChar w:fldCharType="end"/>
        </w:r>
      </w:hyperlink>
    </w:p>
    <w:p w14:paraId="52A0B87D" w14:textId="13924824" w:rsidR="004F4421" w:rsidRDefault="008E3CA5">
      <w:pPr>
        <w:pStyle w:val="TOC1"/>
        <w:rPr>
          <w:rFonts w:asciiTheme="minorHAnsi" w:eastAsiaTheme="minorEastAsia" w:hAnsiTheme="minorHAnsi" w:cstheme="minorBidi"/>
          <w:b w:val="0"/>
          <w:bCs w:val="0"/>
          <w:sz w:val="22"/>
          <w:szCs w:val="22"/>
          <w:lang w:val="en-IN" w:eastAsia="en-IN"/>
        </w:rPr>
      </w:pPr>
      <w:hyperlink w:anchor="_Toc34749315" w:history="1">
        <w:r w:rsidR="004F4421" w:rsidRPr="00FE1F30">
          <w:rPr>
            <w:rStyle w:val="Hyperlink"/>
            <w:rFonts w:ascii="Century Gothic" w:hAnsi="Century Gothic"/>
          </w:rPr>
          <w:t>2.</w:t>
        </w:r>
        <w:r w:rsidR="004F4421">
          <w:rPr>
            <w:rFonts w:asciiTheme="minorHAnsi" w:eastAsiaTheme="minorEastAsia" w:hAnsiTheme="minorHAnsi" w:cstheme="minorBidi"/>
            <w:b w:val="0"/>
            <w:bCs w:val="0"/>
            <w:sz w:val="22"/>
            <w:szCs w:val="22"/>
            <w:lang w:val="en-IN" w:eastAsia="en-IN"/>
          </w:rPr>
          <w:tab/>
        </w:r>
        <w:r w:rsidR="004F4421" w:rsidRPr="00FE1F30">
          <w:rPr>
            <w:rStyle w:val="Hyperlink"/>
            <w:rFonts w:ascii="Century Gothic" w:hAnsi="Century Gothic"/>
          </w:rPr>
          <w:t>Project Overview</w:t>
        </w:r>
        <w:r w:rsidR="004F4421">
          <w:rPr>
            <w:webHidden/>
          </w:rPr>
          <w:tab/>
        </w:r>
        <w:r w:rsidR="004F4421">
          <w:rPr>
            <w:webHidden/>
          </w:rPr>
          <w:fldChar w:fldCharType="begin"/>
        </w:r>
        <w:r w:rsidR="004F4421">
          <w:rPr>
            <w:webHidden/>
          </w:rPr>
          <w:instrText xml:space="preserve"> PAGEREF _Toc34749315 \h </w:instrText>
        </w:r>
        <w:r w:rsidR="004F4421">
          <w:rPr>
            <w:webHidden/>
          </w:rPr>
        </w:r>
        <w:r w:rsidR="004F4421">
          <w:rPr>
            <w:webHidden/>
          </w:rPr>
          <w:fldChar w:fldCharType="separate"/>
        </w:r>
        <w:r w:rsidR="004F4421">
          <w:rPr>
            <w:webHidden/>
          </w:rPr>
          <w:t>8</w:t>
        </w:r>
        <w:r w:rsidR="004F4421">
          <w:rPr>
            <w:webHidden/>
          </w:rPr>
          <w:fldChar w:fldCharType="end"/>
        </w:r>
      </w:hyperlink>
    </w:p>
    <w:p w14:paraId="7AD2842D" w14:textId="1D235EE6" w:rsidR="004F4421" w:rsidRDefault="008E3CA5">
      <w:pPr>
        <w:pStyle w:val="TOC2"/>
        <w:rPr>
          <w:rFonts w:asciiTheme="minorHAnsi" w:eastAsiaTheme="minorEastAsia" w:hAnsiTheme="minorHAnsi" w:cstheme="minorBidi"/>
          <w:bCs w:val="0"/>
          <w:noProof/>
          <w:sz w:val="22"/>
          <w:szCs w:val="22"/>
          <w:lang w:val="en-IN" w:eastAsia="en-IN"/>
        </w:rPr>
      </w:pPr>
      <w:hyperlink w:anchor="_Toc34749316" w:history="1">
        <w:r w:rsidR="004F4421" w:rsidRPr="00FE1F30">
          <w:rPr>
            <w:rStyle w:val="Hyperlink"/>
            <w:rFonts w:ascii="Century Gothic" w:hAnsi="Century Gothic"/>
            <w:noProof/>
          </w:rPr>
          <w:t>2.1</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ELGi Overview</w:t>
        </w:r>
        <w:r w:rsidR="004F4421">
          <w:rPr>
            <w:noProof/>
            <w:webHidden/>
          </w:rPr>
          <w:tab/>
        </w:r>
        <w:r w:rsidR="004F4421">
          <w:rPr>
            <w:noProof/>
            <w:webHidden/>
          </w:rPr>
          <w:fldChar w:fldCharType="begin"/>
        </w:r>
        <w:r w:rsidR="004F4421">
          <w:rPr>
            <w:noProof/>
            <w:webHidden/>
          </w:rPr>
          <w:instrText xml:space="preserve"> PAGEREF _Toc34749316 \h </w:instrText>
        </w:r>
        <w:r w:rsidR="004F4421">
          <w:rPr>
            <w:noProof/>
            <w:webHidden/>
          </w:rPr>
        </w:r>
        <w:r w:rsidR="004F4421">
          <w:rPr>
            <w:noProof/>
            <w:webHidden/>
          </w:rPr>
          <w:fldChar w:fldCharType="separate"/>
        </w:r>
        <w:r w:rsidR="004F4421">
          <w:rPr>
            <w:noProof/>
            <w:webHidden/>
          </w:rPr>
          <w:t>8</w:t>
        </w:r>
        <w:r w:rsidR="004F4421">
          <w:rPr>
            <w:noProof/>
            <w:webHidden/>
          </w:rPr>
          <w:fldChar w:fldCharType="end"/>
        </w:r>
      </w:hyperlink>
    </w:p>
    <w:p w14:paraId="79259A58" w14:textId="4D90F094" w:rsidR="004F4421" w:rsidRDefault="008E3CA5">
      <w:pPr>
        <w:pStyle w:val="TOC2"/>
        <w:rPr>
          <w:rFonts w:asciiTheme="minorHAnsi" w:eastAsiaTheme="minorEastAsia" w:hAnsiTheme="minorHAnsi" w:cstheme="minorBidi"/>
          <w:bCs w:val="0"/>
          <w:noProof/>
          <w:sz w:val="22"/>
          <w:szCs w:val="22"/>
          <w:lang w:val="en-IN" w:eastAsia="en-IN"/>
        </w:rPr>
      </w:pPr>
      <w:hyperlink w:anchor="_Toc34749317" w:history="1">
        <w:r w:rsidR="004F4421" w:rsidRPr="00FE1F30">
          <w:rPr>
            <w:rStyle w:val="Hyperlink"/>
            <w:rFonts w:ascii="Century Gothic" w:hAnsi="Century Gothic"/>
            <w:noProof/>
          </w:rPr>
          <w:t>2.2</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Business Drivers and Project Goals</w:t>
        </w:r>
        <w:r w:rsidR="004F4421">
          <w:rPr>
            <w:noProof/>
            <w:webHidden/>
          </w:rPr>
          <w:tab/>
        </w:r>
        <w:r w:rsidR="004F4421">
          <w:rPr>
            <w:noProof/>
            <w:webHidden/>
          </w:rPr>
          <w:fldChar w:fldCharType="begin"/>
        </w:r>
        <w:r w:rsidR="004F4421">
          <w:rPr>
            <w:noProof/>
            <w:webHidden/>
          </w:rPr>
          <w:instrText xml:space="preserve"> PAGEREF _Toc34749317 \h </w:instrText>
        </w:r>
        <w:r w:rsidR="004F4421">
          <w:rPr>
            <w:noProof/>
            <w:webHidden/>
          </w:rPr>
        </w:r>
        <w:r w:rsidR="004F4421">
          <w:rPr>
            <w:noProof/>
            <w:webHidden/>
          </w:rPr>
          <w:fldChar w:fldCharType="separate"/>
        </w:r>
        <w:r w:rsidR="004F4421">
          <w:rPr>
            <w:noProof/>
            <w:webHidden/>
          </w:rPr>
          <w:t>8</w:t>
        </w:r>
        <w:r w:rsidR="004F4421">
          <w:rPr>
            <w:noProof/>
            <w:webHidden/>
          </w:rPr>
          <w:fldChar w:fldCharType="end"/>
        </w:r>
      </w:hyperlink>
    </w:p>
    <w:p w14:paraId="329F26AB" w14:textId="103E4AD1" w:rsidR="004F4421" w:rsidRDefault="008E3CA5">
      <w:pPr>
        <w:pStyle w:val="TOC2"/>
        <w:rPr>
          <w:rFonts w:asciiTheme="minorHAnsi" w:eastAsiaTheme="minorEastAsia" w:hAnsiTheme="minorHAnsi" w:cstheme="minorBidi"/>
          <w:bCs w:val="0"/>
          <w:noProof/>
          <w:sz w:val="22"/>
          <w:szCs w:val="22"/>
          <w:lang w:val="en-IN" w:eastAsia="en-IN"/>
        </w:rPr>
      </w:pPr>
      <w:hyperlink w:anchor="_Toc34749318" w:history="1">
        <w:r w:rsidR="004F4421" w:rsidRPr="00FE1F30">
          <w:rPr>
            <w:rStyle w:val="Hyperlink"/>
            <w:rFonts w:ascii="Century Gothic" w:hAnsi="Century Gothic"/>
            <w:noProof/>
          </w:rPr>
          <w:t>2.3</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Dependencies</w:t>
        </w:r>
        <w:r w:rsidR="004F4421">
          <w:rPr>
            <w:noProof/>
            <w:webHidden/>
          </w:rPr>
          <w:tab/>
        </w:r>
        <w:r w:rsidR="004F4421">
          <w:rPr>
            <w:noProof/>
            <w:webHidden/>
          </w:rPr>
          <w:fldChar w:fldCharType="begin"/>
        </w:r>
        <w:r w:rsidR="004F4421">
          <w:rPr>
            <w:noProof/>
            <w:webHidden/>
          </w:rPr>
          <w:instrText xml:space="preserve"> PAGEREF _Toc34749318 \h </w:instrText>
        </w:r>
        <w:r w:rsidR="004F4421">
          <w:rPr>
            <w:noProof/>
            <w:webHidden/>
          </w:rPr>
        </w:r>
        <w:r w:rsidR="004F4421">
          <w:rPr>
            <w:noProof/>
            <w:webHidden/>
          </w:rPr>
          <w:fldChar w:fldCharType="separate"/>
        </w:r>
        <w:r w:rsidR="004F4421">
          <w:rPr>
            <w:noProof/>
            <w:webHidden/>
          </w:rPr>
          <w:t>8</w:t>
        </w:r>
        <w:r w:rsidR="004F4421">
          <w:rPr>
            <w:noProof/>
            <w:webHidden/>
          </w:rPr>
          <w:fldChar w:fldCharType="end"/>
        </w:r>
      </w:hyperlink>
    </w:p>
    <w:p w14:paraId="1E9B3BF9" w14:textId="2D2C2A6E" w:rsidR="004F4421" w:rsidRDefault="008E3CA5">
      <w:pPr>
        <w:pStyle w:val="TOC2"/>
        <w:rPr>
          <w:rFonts w:asciiTheme="minorHAnsi" w:eastAsiaTheme="minorEastAsia" w:hAnsiTheme="minorHAnsi" w:cstheme="minorBidi"/>
          <w:bCs w:val="0"/>
          <w:noProof/>
          <w:sz w:val="22"/>
          <w:szCs w:val="22"/>
          <w:lang w:val="en-IN" w:eastAsia="en-IN"/>
        </w:rPr>
      </w:pPr>
      <w:hyperlink w:anchor="_Toc34749319" w:history="1">
        <w:r w:rsidR="004F4421" w:rsidRPr="00FE1F30">
          <w:rPr>
            <w:rStyle w:val="Hyperlink"/>
            <w:rFonts w:ascii="Century Gothic" w:hAnsi="Century Gothic"/>
            <w:noProof/>
          </w:rPr>
          <w:t>2.4</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Assumptions</w:t>
        </w:r>
        <w:r w:rsidR="004F4421">
          <w:rPr>
            <w:noProof/>
            <w:webHidden/>
          </w:rPr>
          <w:tab/>
        </w:r>
        <w:r w:rsidR="004F4421">
          <w:rPr>
            <w:noProof/>
            <w:webHidden/>
          </w:rPr>
          <w:fldChar w:fldCharType="begin"/>
        </w:r>
        <w:r w:rsidR="004F4421">
          <w:rPr>
            <w:noProof/>
            <w:webHidden/>
          </w:rPr>
          <w:instrText xml:space="preserve"> PAGEREF _Toc34749319 \h </w:instrText>
        </w:r>
        <w:r w:rsidR="004F4421">
          <w:rPr>
            <w:noProof/>
            <w:webHidden/>
          </w:rPr>
        </w:r>
        <w:r w:rsidR="004F4421">
          <w:rPr>
            <w:noProof/>
            <w:webHidden/>
          </w:rPr>
          <w:fldChar w:fldCharType="separate"/>
        </w:r>
        <w:r w:rsidR="004F4421">
          <w:rPr>
            <w:noProof/>
            <w:webHidden/>
          </w:rPr>
          <w:t>8</w:t>
        </w:r>
        <w:r w:rsidR="004F4421">
          <w:rPr>
            <w:noProof/>
            <w:webHidden/>
          </w:rPr>
          <w:fldChar w:fldCharType="end"/>
        </w:r>
      </w:hyperlink>
    </w:p>
    <w:p w14:paraId="44588EBB" w14:textId="3BB3CF02" w:rsidR="004F4421" w:rsidRDefault="008E3CA5">
      <w:pPr>
        <w:pStyle w:val="TOC1"/>
        <w:rPr>
          <w:rFonts w:asciiTheme="minorHAnsi" w:eastAsiaTheme="minorEastAsia" w:hAnsiTheme="minorHAnsi" w:cstheme="minorBidi"/>
          <w:b w:val="0"/>
          <w:bCs w:val="0"/>
          <w:sz w:val="22"/>
          <w:szCs w:val="22"/>
          <w:lang w:val="en-IN" w:eastAsia="en-IN"/>
        </w:rPr>
      </w:pPr>
      <w:hyperlink w:anchor="_Toc34749320" w:history="1">
        <w:r w:rsidR="004F4421" w:rsidRPr="00FE1F30">
          <w:rPr>
            <w:rStyle w:val="Hyperlink"/>
            <w:rFonts w:ascii="Century Gothic" w:hAnsi="Century Gothic"/>
          </w:rPr>
          <w:t>3.</w:t>
        </w:r>
        <w:r w:rsidR="004F4421">
          <w:rPr>
            <w:rFonts w:asciiTheme="minorHAnsi" w:eastAsiaTheme="minorEastAsia" w:hAnsiTheme="minorHAnsi" w:cstheme="minorBidi"/>
            <w:b w:val="0"/>
            <w:bCs w:val="0"/>
            <w:sz w:val="22"/>
            <w:szCs w:val="22"/>
            <w:lang w:val="en-IN" w:eastAsia="en-IN"/>
          </w:rPr>
          <w:tab/>
        </w:r>
        <w:r w:rsidR="004F4421" w:rsidRPr="00FE1F30">
          <w:rPr>
            <w:rStyle w:val="Hyperlink"/>
            <w:rFonts w:ascii="Century Gothic" w:hAnsi="Century Gothic"/>
          </w:rPr>
          <w:t>Solution Design</w:t>
        </w:r>
        <w:r w:rsidR="004F4421">
          <w:rPr>
            <w:webHidden/>
          </w:rPr>
          <w:tab/>
        </w:r>
        <w:r w:rsidR="004F4421">
          <w:rPr>
            <w:webHidden/>
          </w:rPr>
          <w:fldChar w:fldCharType="begin"/>
        </w:r>
        <w:r w:rsidR="004F4421">
          <w:rPr>
            <w:webHidden/>
          </w:rPr>
          <w:instrText xml:space="preserve"> PAGEREF _Toc34749320 \h </w:instrText>
        </w:r>
        <w:r w:rsidR="004F4421">
          <w:rPr>
            <w:webHidden/>
          </w:rPr>
        </w:r>
        <w:r w:rsidR="004F4421">
          <w:rPr>
            <w:webHidden/>
          </w:rPr>
          <w:fldChar w:fldCharType="separate"/>
        </w:r>
        <w:r w:rsidR="004F4421">
          <w:rPr>
            <w:webHidden/>
          </w:rPr>
          <w:t>9</w:t>
        </w:r>
        <w:r w:rsidR="004F4421">
          <w:rPr>
            <w:webHidden/>
          </w:rPr>
          <w:fldChar w:fldCharType="end"/>
        </w:r>
      </w:hyperlink>
    </w:p>
    <w:p w14:paraId="14687C85" w14:textId="11F81F8A" w:rsidR="004F4421" w:rsidRDefault="008E3CA5">
      <w:pPr>
        <w:pStyle w:val="TOC2"/>
        <w:rPr>
          <w:rFonts w:asciiTheme="minorHAnsi" w:eastAsiaTheme="minorEastAsia" w:hAnsiTheme="minorHAnsi" w:cstheme="minorBidi"/>
          <w:bCs w:val="0"/>
          <w:noProof/>
          <w:sz w:val="22"/>
          <w:szCs w:val="22"/>
          <w:lang w:val="en-IN" w:eastAsia="en-IN"/>
        </w:rPr>
      </w:pPr>
      <w:hyperlink w:anchor="_Toc34749321" w:history="1">
        <w:r w:rsidR="004F4421" w:rsidRPr="00FE1F30">
          <w:rPr>
            <w:rStyle w:val="Hyperlink"/>
            <w:rFonts w:ascii="Century Gothic" w:hAnsi="Century Gothic"/>
            <w:noProof/>
          </w:rPr>
          <w:t>3.1</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Data Model</w:t>
        </w:r>
        <w:r w:rsidR="004F4421">
          <w:rPr>
            <w:noProof/>
            <w:webHidden/>
          </w:rPr>
          <w:tab/>
        </w:r>
        <w:r w:rsidR="004F4421">
          <w:rPr>
            <w:noProof/>
            <w:webHidden/>
          </w:rPr>
          <w:fldChar w:fldCharType="begin"/>
        </w:r>
        <w:r w:rsidR="004F4421">
          <w:rPr>
            <w:noProof/>
            <w:webHidden/>
          </w:rPr>
          <w:instrText xml:space="preserve"> PAGEREF _Toc34749321 \h </w:instrText>
        </w:r>
        <w:r w:rsidR="004F4421">
          <w:rPr>
            <w:noProof/>
            <w:webHidden/>
          </w:rPr>
        </w:r>
        <w:r w:rsidR="004F4421">
          <w:rPr>
            <w:noProof/>
            <w:webHidden/>
          </w:rPr>
          <w:fldChar w:fldCharType="separate"/>
        </w:r>
        <w:r w:rsidR="004F4421">
          <w:rPr>
            <w:noProof/>
            <w:webHidden/>
          </w:rPr>
          <w:t>9</w:t>
        </w:r>
        <w:r w:rsidR="004F4421">
          <w:rPr>
            <w:noProof/>
            <w:webHidden/>
          </w:rPr>
          <w:fldChar w:fldCharType="end"/>
        </w:r>
      </w:hyperlink>
    </w:p>
    <w:p w14:paraId="077DB2F7" w14:textId="3CD1D747" w:rsidR="004F4421" w:rsidRDefault="008E3CA5">
      <w:pPr>
        <w:pStyle w:val="TOC3"/>
        <w:rPr>
          <w:rFonts w:asciiTheme="minorHAnsi" w:eastAsiaTheme="minorEastAsia" w:hAnsiTheme="minorHAnsi" w:cstheme="minorBidi"/>
          <w:noProof/>
          <w:sz w:val="22"/>
          <w:szCs w:val="22"/>
          <w:lang w:val="en-IN" w:eastAsia="en-IN"/>
        </w:rPr>
      </w:pPr>
      <w:hyperlink w:anchor="_Toc34749322" w:history="1">
        <w:r w:rsidR="004F4421" w:rsidRPr="00FE1F30">
          <w:rPr>
            <w:rStyle w:val="Hyperlink"/>
            <w:rFonts w:ascii="Century Gothic" w:hAnsi="Century Gothic"/>
            <w:noProof/>
          </w:rPr>
          <w:t>3.1.1</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Component Classification</w:t>
        </w:r>
        <w:r w:rsidR="004F4421">
          <w:rPr>
            <w:noProof/>
            <w:webHidden/>
          </w:rPr>
          <w:tab/>
        </w:r>
        <w:r w:rsidR="004F4421">
          <w:rPr>
            <w:noProof/>
            <w:webHidden/>
          </w:rPr>
          <w:fldChar w:fldCharType="begin"/>
        </w:r>
        <w:r w:rsidR="004F4421">
          <w:rPr>
            <w:noProof/>
            <w:webHidden/>
          </w:rPr>
          <w:instrText xml:space="preserve"> PAGEREF _Toc34749322 \h </w:instrText>
        </w:r>
        <w:r w:rsidR="004F4421">
          <w:rPr>
            <w:noProof/>
            <w:webHidden/>
          </w:rPr>
        </w:r>
        <w:r w:rsidR="004F4421">
          <w:rPr>
            <w:noProof/>
            <w:webHidden/>
          </w:rPr>
          <w:fldChar w:fldCharType="separate"/>
        </w:r>
        <w:r w:rsidR="004F4421">
          <w:rPr>
            <w:noProof/>
            <w:webHidden/>
          </w:rPr>
          <w:t>9</w:t>
        </w:r>
        <w:r w:rsidR="004F4421">
          <w:rPr>
            <w:noProof/>
            <w:webHidden/>
          </w:rPr>
          <w:fldChar w:fldCharType="end"/>
        </w:r>
      </w:hyperlink>
    </w:p>
    <w:p w14:paraId="7C476D7E" w14:textId="414D1EC5" w:rsidR="004F4421" w:rsidRDefault="008E3CA5">
      <w:pPr>
        <w:pStyle w:val="TOC3"/>
        <w:rPr>
          <w:rFonts w:asciiTheme="minorHAnsi" w:eastAsiaTheme="minorEastAsia" w:hAnsiTheme="minorHAnsi" w:cstheme="minorBidi"/>
          <w:noProof/>
          <w:sz w:val="22"/>
          <w:szCs w:val="22"/>
          <w:lang w:val="en-IN" w:eastAsia="en-IN"/>
        </w:rPr>
      </w:pPr>
      <w:hyperlink w:anchor="_Toc34749323" w:history="1">
        <w:r w:rsidR="004F4421" w:rsidRPr="00FE1F30">
          <w:rPr>
            <w:rStyle w:val="Hyperlink"/>
            <w:rFonts w:ascii="Century Gothic" w:hAnsi="Century Gothic"/>
            <w:noProof/>
          </w:rPr>
          <w:t>3.1.2</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Data Model Definition</w:t>
        </w:r>
        <w:r w:rsidR="004F4421">
          <w:rPr>
            <w:noProof/>
            <w:webHidden/>
          </w:rPr>
          <w:tab/>
        </w:r>
        <w:r w:rsidR="004F4421">
          <w:rPr>
            <w:noProof/>
            <w:webHidden/>
          </w:rPr>
          <w:fldChar w:fldCharType="begin"/>
        </w:r>
        <w:r w:rsidR="004F4421">
          <w:rPr>
            <w:noProof/>
            <w:webHidden/>
          </w:rPr>
          <w:instrText xml:space="preserve"> PAGEREF _Toc34749323 \h </w:instrText>
        </w:r>
        <w:r w:rsidR="004F4421">
          <w:rPr>
            <w:noProof/>
            <w:webHidden/>
          </w:rPr>
        </w:r>
        <w:r w:rsidR="004F4421">
          <w:rPr>
            <w:noProof/>
            <w:webHidden/>
          </w:rPr>
          <w:fldChar w:fldCharType="separate"/>
        </w:r>
        <w:r w:rsidR="004F4421">
          <w:rPr>
            <w:noProof/>
            <w:webHidden/>
          </w:rPr>
          <w:t>12</w:t>
        </w:r>
        <w:r w:rsidR="004F4421">
          <w:rPr>
            <w:noProof/>
            <w:webHidden/>
          </w:rPr>
          <w:fldChar w:fldCharType="end"/>
        </w:r>
      </w:hyperlink>
    </w:p>
    <w:p w14:paraId="5B406AB7" w14:textId="2E39626F" w:rsidR="004F4421" w:rsidRDefault="008E3CA5">
      <w:pPr>
        <w:pStyle w:val="TOC3"/>
        <w:rPr>
          <w:rFonts w:asciiTheme="minorHAnsi" w:eastAsiaTheme="minorEastAsia" w:hAnsiTheme="minorHAnsi" w:cstheme="minorBidi"/>
          <w:noProof/>
          <w:sz w:val="22"/>
          <w:szCs w:val="22"/>
          <w:lang w:val="en-IN" w:eastAsia="en-IN"/>
        </w:rPr>
      </w:pPr>
      <w:hyperlink w:anchor="_Toc34749324" w:history="1">
        <w:r w:rsidR="004F4421" w:rsidRPr="00FE1F30">
          <w:rPr>
            <w:rStyle w:val="Hyperlink"/>
            <w:rFonts w:ascii="Century Gothic" w:hAnsi="Century Gothic"/>
            <w:noProof/>
          </w:rPr>
          <w:t>3.1.3</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Model Hierarchy</w:t>
        </w:r>
        <w:r w:rsidR="004F4421">
          <w:rPr>
            <w:noProof/>
            <w:webHidden/>
          </w:rPr>
          <w:tab/>
        </w:r>
        <w:r w:rsidR="004F4421">
          <w:rPr>
            <w:noProof/>
            <w:webHidden/>
          </w:rPr>
          <w:fldChar w:fldCharType="begin"/>
        </w:r>
        <w:r w:rsidR="004F4421">
          <w:rPr>
            <w:noProof/>
            <w:webHidden/>
          </w:rPr>
          <w:instrText xml:space="preserve"> PAGEREF _Toc34749324 \h </w:instrText>
        </w:r>
        <w:r w:rsidR="004F4421">
          <w:rPr>
            <w:noProof/>
            <w:webHidden/>
          </w:rPr>
        </w:r>
        <w:r w:rsidR="004F4421">
          <w:rPr>
            <w:noProof/>
            <w:webHidden/>
          </w:rPr>
          <w:fldChar w:fldCharType="separate"/>
        </w:r>
        <w:r w:rsidR="004F4421">
          <w:rPr>
            <w:noProof/>
            <w:webHidden/>
          </w:rPr>
          <w:t>14</w:t>
        </w:r>
        <w:r w:rsidR="004F4421">
          <w:rPr>
            <w:noProof/>
            <w:webHidden/>
          </w:rPr>
          <w:fldChar w:fldCharType="end"/>
        </w:r>
      </w:hyperlink>
    </w:p>
    <w:p w14:paraId="514AD6B4" w14:textId="4575CB1E" w:rsidR="004F4421" w:rsidRDefault="008E3CA5">
      <w:pPr>
        <w:pStyle w:val="TOC2"/>
        <w:rPr>
          <w:rFonts w:asciiTheme="minorHAnsi" w:eastAsiaTheme="minorEastAsia" w:hAnsiTheme="minorHAnsi" w:cstheme="minorBidi"/>
          <w:bCs w:val="0"/>
          <w:noProof/>
          <w:sz w:val="22"/>
          <w:szCs w:val="22"/>
          <w:lang w:val="en-IN" w:eastAsia="en-IN"/>
        </w:rPr>
      </w:pPr>
      <w:hyperlink w:anchor="_Toc34749325" w:history="1">
        <w:r w:rsidR="004F4421" w:rsidRPr="00FE1F30">
          <w:rPr>
            <w:rStyle w:val="Hyperlink"/>
            <w:rFonts w:ascii="Century Gothic" w:hAnsi="Century Gothic"/>
            <w:noProof/>
          </w:rPr>
          <w:t>3.2</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Device Model</w:t>
        </w:r>
        <w:r w:rsidR="004F4421">
          <w:rPr>
            <w:noProof/>
            <w:webHidden/>
          </w:rPr>
          <w:tab/>
        </w:r>
        <w:r w:rsidR="004F4421">
          <w:rPr>
            <w:noProof/>
            <w:webHidden/>
          </w:rPr>
          <w:fldChar w:fldCharType="begin"/>
        </w:r>
        <w:r w:rsidR="004F4421">
          <w:rPr>
            <w:noProof/>
            <w:webHidden/>
          </w:rPr>
          <w:instrText xml:space="preserve"> PAGEREF _Toc34749325 \h </w:instrText>
        </w:r>
        <w:r w:rsidR="004F4421">
          <w:rPr>
            <w:noProof/>
            <w:webHidden/>
          </w:rPr>
        </w:r>
        <w:r w:rsidR="004F4421">
          <w:rPr>
            <w:noProof/>
            <w:webHidden/>
          </w:rPr>
          <w:fldChar w:fldCharType="separate"/>
        </w:r>
        <w:r w:rsidR="004F4421">
          <w:rPr>
            <w:noProof/>
            <w:webHidden/>
          </w:rPr>
          <w:t>17</w:t>
        </w:r>
        <w:r w:rsidR="004F4421">
          <w:rPr>
            <w:noProof/>
            <w:webHidden/>
          </w:rPr>
          <w:fldChar w:fldCharType="end"/>
        </w:r>
      </w:hyperlink>
    </w:p>
    <w:p w14:paraId="3F1BAAA1" w14:textId="1850B68D" w:rsidR="004F4421" w:rsidRDefault="008E3CA5">
      <w:pPr>
        <w:pStyle w:val="TOC3"/>
        <w:rPr>
          <w:rFonts w:asciiTheme="minorHAnsi" w:eastAsiaTheme="minorEastAsia" w:hAnsiTheme="minorHAnsi" w:cstheme="minorBidi"/>
          <w:noProof/>
          <w:sz w:val="22"/>
          <w:szCs w:val="22"/>
          <w:lang w:val="en-IN" w:eastAsia="en-IN"/>
        </w:rPr>
      </w:pPr>
      <w:hyperlink w:anchor="_Toc34749326" w:history="1">
        <w:r w:rsidR="004F4421" w:rsidRPr="00FE1F30">
          <w:rPr>
            <w:rStyle w:val="Hyperlink"/>
            <w:rFonts w:ascii="Century Gothic" w:hAnsi="Century Gothic"/>
            <w:noProof/>
          </w:rPr>
          <w:t>3.2.1</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Device Onboarding</w:t>
        </w:r>
        <w:r w:rsidR="004F4421">
          <w:rPr>
            <w:noProof/>
            <w:webHidden/>
          </w:rPr>
          <w:tab/>
        </w:r>
        <w:r w:rsidR="004F4421">
          <w:rPr>
            <w:noProof/>
            <w:webHidden/>
          </w:rPr>
          <w:fldChar w:fldCharType="begin"/>
        </w:r>
        <w:r w:rsidR="004F4421">
          <w:rPr>
            <w:noProof/>
            <w:webHidden/>
          </w:rPr>
          <w:instrText xml:space="preserve"> PAGEREF _Toc34749326 \h </w:instrText>
        </w:r>
        <w:r w:rsidR="004F4421">
          <w:rPr>
            <w:noProof/>
            <w:webHidden/>
          </w:rPr>
        </w:r>
        <w:r w:rsidR="004F4421">
          <w:rPr>
            <w:noProof/>
            <w:webHidden/>
          </w:rPr>
          <w:fldChar w:fldCharType="separate"/>
        </w:r>
        <w:r w:rsidR="004F4421">
          <w:rPr>
            <w:noProof/>
            <w:webHidden/>
          </w:rPr>
          <w:t>17</w:t>
        </w:r>
        <w:r w:rsidR="004F4421">
          <w:rPr>
            <w:noProof/>
            <w:webHidden/>
          </w:rPr>
          <w:fldChar w:fldCharType="end"/>
        </w:r>
      </w:hyperlink>
    </w:p>
    <w:p w14:paraId="236DCA44" w14:textId="5D830A96" w:rsidR="004F4421" w:rsidRDefault="008E3CA5">
      <w:pPr>
        <w:pStyle w:val="TOC3"/>
        <w:rPr>
          <w:rFonts w:asciiTheme="minorHAnsi" w:eastAsiaTheme="minorEastAsia" w:hAnsiTheme="minorHAnsi" w:cstheme="minorBidi"/>
          <w:noProof/>
          <w:sz w:val="22"/>
          <w:szCs w:val="22"/>
          <w:lang w:val="en-IN" w:eastAsia="en-IN"/>
        </w:rPr>
      </w:pPr>
      <w:hyperlink w:anchor="_Toc34749327" w:history="1">
        <w:r w:rsidR="004F4421" w:rsidRPr="00FE1F30">
          <w:rPr>
            <w:rStyle w:val="Hyperlink"/>
            <w:rFonts w:ascii="Century Gothic" w:hAnsi="Century Gothic"/>
            <w:noProof/>
          </w:rPr>
          <w:t>3.2.2</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Device Connectivity</w:t>
        </w:r>
        <w:r w:rsidR="004F4421">
          <w:rPr>
            <w:noProof/>
            <w:webHidden/>
          </w:rPr>
          <w:tab/>
        </w:r>
        <w:r w:rsidR="004F4421">
          <w:rPr>
            <w:noProof/>
            <w:webHidden/>
          </w:rPr>
          <w:fldChar w:fldCharType="begin"/>
        </w:r>
        <w:r w:rsidR="004F4421">
          <w:rPr>
            <w:noProof/>
            <w:webHidden/>
          </w:rPr>
          <w:instrText xml:space="preserve"> PAGEREF _Toc34749327 \h </w:instrText>
        </w:r>
        <w:r w:rsidR="004F4421">
          <w:rPr>
            <w:noProof/>
            <w:webHidden/>
          </w:rPr>
        </w:r>
        <w:r w:rsidR="004F4421">
          <w:rPr>
            <w:noProof/>
            <w:webHidden/>
          </w:rPr>
          <w:fldChar w:fldCharType="separate"/>
        </w:r>
        <w:r w:rsidR="004F4421">
          <w:rPr>
            <w:noProof/>
            <w:webHidden/>
          </w:rPr>
          <w:t>20</w:t>
        </w:r>
        <w:r w:rsidR="004F4421">
          <w:rPr>
            <w:noProof/>
            <w:webHidden/>
          </w:rPr>
          <w:fldChar w:fldCharType="end"/>
        </w:r>
      </w:hyperlink>
    </w:p>
    <w:p w14:paraId="45F55C22" w14:textId="3E1358B0" w:rsidR="004F4421" w:rsidRDefault="008E3CA5">
      <w:pPr>
        <w:pStyle w:val="TOC3"/>
        <w:rPr>
          <w:rFonts w:asciiTheme="minorHAnsi" w:eastAsiaTheme="minorEastAsia" w:hAnsiTheme="minorHAnsi" w:cstheme="minorBidi"/>
          <w:noProof/>
          <w:sz w:val="22"/>
          <w:szCs w:val="22"/>
          <w:lang w:val="en-IN" w:eastAsia="en-IN"/>
        </w:rPr>
      </w:pPr>
      <w:hyperlink w:anchor="_Toc34749328" w:history="1">
        <w:r w:rsidR="004F4421" w:rsidRPr="00FE1F30">
          <w:rPr>
            <w:rStyle w:val="Hyperlink"/>
            <w:rFonts w:ascii="Century Gothic" w:hAnsi="Century Gothic"/>
            <w:noProof/>
          </w:rPr>
          <w:t>3.2.3</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Asset Management</w:t>
        </w:r>
        <w:r w:rsidR="004F4421">
          <w:rPr>
            <w:noProof/>
            <w:webHidden/>
          </w:rPr>
          <w:tab/>
        </w:r>
        <w:r w:rsidR="004F4421">
          <w:rPr>
            <w:noProof/>
            <w:webHidden/>
          </w:rPr>
          <w:fldChar w:fldCharType="begin"/>
        </w:r>
        <w:r w:rsidR="004F4421">
          <w:rPr>
            <w:noProof/>
            <w:webHidden/>
          </w:rPr>
          <w:instrText xml:space="preserve"> PAGEREF _Toc34749328 \h </w:instrText>
        </w:r>
        <w:r w:rsidR="004F4421">
          <w:rPr>
            <w:noProof/>
            <w:webHidden/>
          </w:rPr>
        </w:r>
        <w:r w:rsidR="004F4421">
          <w:rPr>
            <w:noProof/>
            <w:webHidden/>
          </w:rPr>
          <w:fldChar w:fldCharType="separate"/>
        </w:r>
        <w:r w:rsidR="004F4421">
          <w:rPr>
            <w:noProof/>
            <w:webHidden/>
          </w:rPr>
          <w:t>21</w:t>
        </w:r>
        <w:r w:rsidR="004F4421">
          <w:rPr>
            <w:noProof/>
            <w:webHidden/>
          </w:rPr>
          <w:fldChar w:fldCharType="end"/>
        </w:r>
      </w:hyperlink>
    </w:p>
    <w:p w14:paraId="70DC5E7D" w14:textId="308D70AB" w:rsidR="004F4421" w:rsidRDefault="008E3CA5">
      <w:pPr>
        <w:pStyle w:val="TOC3"/>
        <w:rPr>
          <w:rFonts w:asciiTheme="minorHAnsi" w:eastAsiaTheme="minorEastAsia" w:hAnsiTheme="minorHAnsi" w:cstheme="minorBidi"/>
          <w:noProof/>
          <w:sz w:val="22"/>
          <w:szCs w:val="22"/>
          <w:lang w:val="en-IN" w:eastAsia="en-IN"/>
        </w:rPr>
      </w:pPr>
      <w:hyperlink w:anchor="_Toc34749329" w:history="1">
        <w:r w:rsidR="004F4421" w:rsidRPr="00FE1F30">
          <w:rPr>
            <w:rStyle w:val="Hyperlink"/>
            <w:rFonts w:ascii="Century Gothic" w:hAnsi="Century Gothic"/>
            <w:noProof/>
          </w:rPr>
          <w:t>3.2.4</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Change Management</w:t>
        </w:r>
        <w:r w:rsidR="004F4421">
          <w:rPr>
            <w:noProof/>
            <w:webHidden/>
          </w:rPr>
          <w:tab/>
        </w:r>
        <w:r w:rsidR="004F4421">
          <w:rPr>
            <w:noProof/>
            <w:webHidden/>
          </w:rPr>
          <w:fldChar w:fldCharType="begin"/>
        </w:r>
        <w:r w:rsidR="004F4421">
          <w:rPr>
            <w:noProof/>
            <w:webHidden/>
          </w:rPr>
          <w:instrText xml:space="preserve"> PAGEREF _Toc34749329 \h </w:instrText>
        </w:r>
        <w:r w:rsidR="004F4421">
          <w:rPr>
            <w:noProof/>
            <w:webHidden/>
          </w:rPr>
        </w:r>
        <w:r w:rsidR="004F4421">
          <w:rPr>
            <w:noProof/>
            <w:webHidden/>
          </w:rPr>
          <w:fldChar w:fldCharType="separate"/>
        </w:r>
        <w:r w:rsidR="004F4421">
          <w:rPr>
            <w:noProof/>
            <w:webHidden/>
          </w:rPr>
          <w:t>22</w:t>
        </w:r>
        <w:r w:rsidR="004F4421">
          <w:rPr>
            <w:noProof/>
            <w:webHidden/>
          </w:rPr>
          <w:fldChar w:fldCharType="end"/>
        </w:r>
      </w:hyperlink>
    </w:p>
    <w:p w14:paraId="5121CEF4" w14:textId="59B9201A" w:rsidR="004F4421" w:rsidRDefault="008E3CA5">
      <w:pPr>
        <w:pStyle w:val="TOC3"/>
        <w:rPr>
          <w:rFonts w:asciiTheme="minorHAnsi" w:eastAsiaTheme="minorEastAsia" w:hAnsiTheme="minorHAnsi" w:cstheme="minorBidi"/>
          <w:noProof/>
          <w:sz w:val="22"/>
          <w:szCs w:val="22"/>
          <w:lang w:val="en-IN" w:eastAsia="en-IN"/>
        </w:rPr>
      </w:pPr>
      <w:hyperlink w:anchor="_Toc34749330" w:history="1">
        <w:r w:rsidR="004F4421" w:rsidRPr="00FE1F30">
          <w:rPr>
            <w:rStyle w:val="Hyperlink"/>
            <w:rFonts w:ascii="Century Gothic" w:hAnsi="Century Gothic"/>
            <w:noProof/>
          </w:rPr>
          <w:t>3.2.5</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Device Decommissioning</w:t>
        </w:r>
        <w:r w:rsidR="004F4421">
          <w:rPr>
            <w:noProof/>
            <w:webHidden/>
          </w:rPr>
          <w:tab/>
        </w:r>
        <w:r w:rsidR="004F4421">
          <w:rPr>
            <w:noProof/>
            <w:webHidden/>
          </w:rPr>
          <w:fldChar w:fldCharType="begin"/>
        </w:r>
        <w:r w:rsidR="004F4421">
          <w:rPr>
            <w:noProof/>
            <w:webHidden/>
          </w:rPr>
          <w:instrText xml:space="preserve"> PAGEREF _Toc34749330 \h </w:instrText>
        </w:r>
        <w:r w:rsidR="004F4421">
          <w:rPr>
            <w:noProof/>
            <w:webHidden/>
          </w:rPr>
        </w:r>
        <w:r w:rsidR="004F4421">
          <w:rPr>
            <w:noProof/>
            <w:webHidden/>
          </w:rPr>
          <w:fldChar w:fldCharType="separate"/>
        </w:r>
        <w:r w:rsidR="004F4421">
          <w:rPr>
            <w:noProof/>
            <w:webHidden/>
          </w:rPr>
          <w:t>22</w:t>
        </w:r>
        <w:r w:rsidR="004F4421">
          <w:rPr>
            <w:noProof/>
            <w:webHidden/>
          </w:rPr>
          <w:fldChar w:fldCharType="end"/>
        </w:r>
      </w:hyperlink>
    </w:p>
    <w:p w14:paraId="190D5610" w14:textId="0FDDCF0F" w:rsidR="004F4421" w:rsidRDefault="008E3CA5">
      <w:pPr>
        <w:pStyle w:val="TOC2"/>
        <w:rPr>
          <w:rFonts w:asciiTheme="minorHAnsi" w:eastAsiaTheme="minorEastAsia" w:hAnsiTheme="minorHAnsi" w:cstheme="minorBidi"/>
          <w:bCs w:val="0"/>
          <w:noProof/>
          <w:sz w:val="22"/>
          <w:szCs w:val="22"/>
          <w:lang w:val="en-IN" w:eastAsia="en-IN"/>
        </w:rPr>
      </w:pPr>
      <w:hyperlink w:anchor="_Toc34749331" w:history="1">
        <w:r w:rsidR="004F4421" w:rsidRPr="00FE1F30">
          <w:rPr>
            <w:rStyle w:val="Hyperlink"/>
            <w:rFonts w:ascii="Century Gothic" w:hAnsi="Century Gothic"/>
            <w:noProof/>
          </w:rPr>
          <w:t>3.3</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Alert Management</w:t>
        </w:r>
        <w:r w:rsidR="004F4421">
          <w:rPr>
            <w:noProof/>
            <w:webHidden/>
          </w:rPr>
          <w:tab/>
        </w:r>
        <w:r w:rsidR="004F4421">
          <w:rPr>
            <w:noProof/>
            <w:webHidden/>
          </w:rPr>
          <w:fldChar w:fldCharType="begin"/>
        </w:r>
        <w:r w:rsidR="004F4421">
          <w:rPr>
            <w:noProof/>
            <w:webHidden/>
          </w:rPr>
          <w:instrText xml:space="preserve"> PAGEREF _Toc34749331 \h </w:instrText>
        </w:r>
        <w:r w:rsidR="004F4421">
          <w:rPr>
            <w:noProof/>
            <w:webHidden/>
          </w:rPr>
        </w:r>
        <w:r w:rsidR="004F4421">
          <w:rPr>
            <w:noProof/>
            <w:webHidden/>
          </w:rPr>
          <w:fldChar w:fldCharType="separate"/>
        </w:r>
        <w:r w:rsidR="004F4421">
          <w:rPr>
            <w:noProof/>
            <w:webHidden/>
          </w:rPr>
          <w:t>23</w:t>
        </w:r>
        <w:r w:rsidR="004F4421">
          <w:rPr>
            <w:noProof/>
            <w:webHidden/>
          </w:rPr>
          <w:fldChar w:fldCharType="end"/>
        </w:r>
      </w:hyperlink>
    </w:p>
    <w:p w14:paraId="2FAB5B1C" w14:textId="523F02E2" w:rsidR="004F4421" w:rsidRDefault="008E3CA5">
      <w:pPr>
        <w:pStyle w:val="TOC2"/>
        <w:rPr>
          <w:rFonts w:asciiTheme="minorHAnsi" w:eastAsiaTheme="minorEastAsia" w:hAnsiTheme="minorHAnsi" w:cstheme="minorBidi"/>
          <w:bCs w:val="0"/>
          <w:noProof/>
          <w:sz w:val="22"/>
          <w:szCs w:val="22"/>
          <w:lang w:val="en-IN" w:eastAsia="en-IN"/>
        </w:rPr>
      </w:pPr>
      <w:hyperlink w:anchor="_Toc34749332" w:history="1">
        <w:r w:rsidR="004F4421" w:rsidRPr="00FE1F30">
          <w:rPr>
            <w:rStyle w:val="Hyperlink"/>
            <w:rFonts w:ascii="Century Gothic" w:hAnsi="Century Gothic"/>
            <w:noProof/>
            <w:lang w:bidi="gu-IN"/>
          </w:rPr>
          <w:t>3.4</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lang w:bidi="gu-IN"/>
          </w:rPr>
          <w:t>Organization and User Setup Strategy</w:t>
        </w:r>
        <w:r w:rsidR="004F4421">
          <w:rPr>
            <w:noProof/>
            <w:webHidden/>
          </w:rPr>
          <w:tab/>
        </w:r>
        <w:r w:rsidR="004F4421">
          <w:rPr>
            <w:noProof/>
            <w:webHidden/>
          </w:rPr>
          <w:fldChar w:fldCharType="begin"/>
        </w:r>
        <w:r w:rsidR="004F4421">
          <w:rPr>
            <w:noProof/>
            <w:webHidden/>
          </w:rPr>
          <w:instrText xml:space="preserve"> PAGEREF _Toc34749332 \h </w:instrText>
        </w:r>
        <w:r w:rsidR="004F4421">
          <w:rPr>
            <w:noProof/>
            <w:webHidden/>
          </w:rPr>
        </w:r>
        <w:r w:rsidR="004F4421">
          <w:rPr>
            <w:noProof/>
            <w:webHidden/>
          </w:rPr>
          <w:fldChar w:fldCharType="separate"/>
        </w:r>
        <w:r w:rsidR="004F4421">
          <w:rPr>
            <w:noProof/>
            <w:webHidden/>
          </w:rPr>
          <w:t>23</w:t>
        </w:r>
        <w:r w:rsidR="004F4421">
          <w:rPr>
            <w:noProof/>
            <w:webHidden/>
          </w:rPr>
          <w:fldChar w:fldCharType="end"/>
        </w:r>
      </w:hyperlink>
    </w:p>
    <w:p w14:paraId="5BD31CF5" w14:textId="26A14707" w:rsidR="004F4421" w:rsidRDefault="008E3CA5">
      <w:pPr>
        <w:pStyle w:val="TOC3"/>
        <w:rPr>
          <w:rFonts w:asciiTheme="minorHAnsi" w:eastAsiaTheme="minorEastAsia" w:hAnsiTheme="minorHAnsi" w:cstheme="minorBidi"/>
          <w:noProof/>
          <w:sz w:val="22"/>
          <w:szCs w:val="22"/>
          <w:lang w:val="en-IN" w:eastAsia="en-IN"/>
        </w:rPr>
      </w:pPr>
      <w:hyperlink w:anchor="_Toc34749333" w:history="1">
        <w:r w:rsidR="004F4421" w:rsidRPr="00FE1F30">
          <w:rPr>
            <w:rStyle w:val="Hyperlink"/>
            <w:rFonts w:ascii="Century Gothic" w:hAnsi="Century Gothic"/>
            <w:noProof/>
            <w:lang w:bidi="gu-IN"/>
          </w:rPr>
          <w:t>3.4.1</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lang w:bidi="gu-IN"/>
          </w:rPr>
          <w:t>Organizations and Business Units</w:t>
        </w:r>
        <w:r w:rsidR="004F4421">
          <w:rPr>
            <w:noProof/>
            <w:webHidden/>
          </w:rPr>
          <w:tab/>
        </w:r>
        <w:r w:rsidR="004F4421">
          <w:rPr>
            <w:noProof/>
            <w:webHidden/>
          </w:rPr>
          <w:fldChar w:fldCharType="begin"/>
        </w:r>
        <w:r w:rsidR="004F4421">
          <w:rPr>
            <w:noProof/>
            <w:webHidden/>
          </w:rPr>
          <w:instrText xml:space="preserve"> PAGEREF _Toc34749333 \h </w:instrText>
        </w:r>
        <w:r w:rsidR="004F4421">
          <w:rPr>
            <w:noProof/>
            <w:webHidden/>
          </w:rPr>
        </w:r>
        <w:r w:rsidR="004F4421">
          <w:rPr>
            <w:noProof/>
            <w:webHidden/>
          </w:rPr>
          <w:fldChar w:fldCharType="separate"/>
        </w:r>
        <w:r w:rsidR="004F4421">
          <w:rPr>
            <w:noProof/>
            <w:webHidden/>
          </w:rPr>
          <w:t>23</w:t>
        </w:r>
        <w:r w:rsidR="004F4421">
          <w:rPr>
            <w:noProof/>
            <w:webHidden/>
          </w:rPr>
          <w:fldChar w:fldCharType="end"/>
        </w:r>
      </w:hyperlink>
    </w:p>
    <w:p w14:paraId="4D0AD066" w14:textId="0B002AC4" w:rsidR="004F4421" w:rsidRDefault="008E3CA5">
      <w:pPr>
        <w:pStyle w:val="TOC3"/>
        <w:rPr>
          <w:rFonts w:asciiTheme="minorHAnsi" w:eastAsiaTheme="minorEastAsia" w:hAnsiTheme="minorHAnsi" w:cstheme="minorBidi"/>
          <w:noProof/>
          <w:sz w:val="22"/>
          <w:szCs w:val="22"/>
          <w:lang w:val="en-IN" w:eastAsia="en-IN"/>
        </w:rPr>
      </w:pPr>
      <w:hyperlink w:anchor="_Toc34749334" w:history="1">
        <w:r w:rsidR="004F4421" w:rsidRPr="00FE1F30">
          <w:rPr>
            <w:rStyle w:val="Hyperlink"/>
            <w:rFonts w:ascii="Century Gothic" w:hAnsi="Century Gothic"/>
            <w:noProof/>
            <w:lang w:bidi="gu-IN"/>
          </w:rPr>
          <w:t>3.4.2</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lang w:bidi="gu-IN"/>
          </w:rPr>
          <w:t>Visibility restrictions</w:t>
        </w:r>
        <w:r w:rsidR="004F4421">
          <w:rPr>
            <w:noProof/>
            <w:webHidden/>
          </w:rPr>
          <w:tab/>
        </w:r>
        <w:r w:rsidR="004F4421">
          <w:rPr>
            <w:noProof/>
            <w:webHidden/>
          </w:rPr>
          <w:fldChar w:fldCharType="begin"/>
        </w:r>
        <w:r w:rsidR="004F4421">
          <w:rPr>
            <w:noProof/>
            <w:webHidden/>
          </w:rPr>
          <w:instrText xml:space="preserve"> PAGEREF _Toc34749334 \h </w:instrText>
        </w:r>
        <w:r w:rsidR="004F4421">
          <w:rPr>
            <w:noProof/>
            <w:webHidden/>
          </w:rPr>
        </w:r>
        <w:r w:rsidR="004F4421">
          <w:rPr>
            <w:noProof/>
            <w:webHidden/>
          </w:rPr>
          <w:fldChar w:fldCharType="separate"/>
        </w:r>
        <w:r w:rsidR="004F4421">
          <w:rPr>
            <w:noProof/>
            <w:webHidden/>
          </w:rPr>
          <w:t>24</w:t>
        </w:r>
        <w:r w:rsidR="004F4421">
          <w:rPr>
            <w:noProof/>
            <w:webHidden/>
          </w:rPr>
          <w:fldChar w:fldCharType="end"/>
        </w:r>
      </w:hyperlink>
    </w:p>
    <w:p w14:paraId="32E9BA63" w14:textId="644830F4" w:rsidR="004F4421" w:rsidRDefault="008E3CA5">
      <w:pPr>
        <w:pStyle w:val="TOC3"/>
        <w:rPr>
          <w:rFonts w:asciiTheme="minorHAnsi" w:eastAsiaTheme="minorEastAsia" w:hAnsiTheme="minorHAnsi" w:cstheme="minorBidi"/>
          <w:noProof/>
          <w:sz w:val="22"/>
          <w:szCs w:val="22"/>
          <w:lang w:val="en-IN" w:eastAsia="en-IN"/>
        </w:rPr>
      </w:pPr>
      <w:hyperlink w:anchor="_Toc34749335" w:history="1">
        <w:r w:rsidR="004F4421" w:rsidRPr="00FE1F30">
          <w:rPr>
            <w:rStyle w:val="Hyperlink"/>
            <w:rFonts w:ascii="Century Gothic" w:hAnsi="Century Gothic"/>
            <w:noProof/>
            <w:lang w:bidi="gu-IN"/>
          </w:rPr>
          <w:t>3.4.3</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lang w:bidi="gu-IN"/>
          </w:rPr>
          <w:t>User roles</w:t>
        </w:r>
        <w:r w:rsidR="004F4421">
          <w:rPr>
            <w:noProof/>
            <w:webHidden/>
          </w:rPr>
          <w:tab/>
        </w:r>
        <w:r w:rsidR="004F4421">
          <w:rPr>
            <w:noProof/>
            <w:webHidden/>
          </w:rPr>
          <w:fldChar w:fldCharType="begin"/>
        </w:r>
        <w:r w:rsidR="004F4421">
          <w:rPr>
            <w:noProof/>
            <w:webHidden/>
          </w:rPr>
          <w:instrText xml:space="preserve"> PAGEREF _Toc34749335 \h </w:instrText>
        </w:r>
        <w:r w:rsidR="004F4421">
          <w:rPr>
            <w:noProof/>
            <w:webHidden/>
          </w:rPr>
        </w:r>
        <w:r w:rsidR="004F4421">
          <w:rPr>
            <w:noProof/>
            <w:webHidden/>
          </w:rPr>
          <w:fldChar w:fldCharType="separate"/>
        </w:r>
        <w:r w:rsidR="004F4421">
          <w:rPr>
            <w:noProof/>
            <w:webHidden/>
          </w:rPr>
          <w:t>24</w:t>
        </w:r>
        <w:r w:rsidR="004F4421">
          <w:rPr>
            <w:noProof/>
            <w:webHidden/>
          </w:rPr>
          <w:fldChar w:fldCharType="end"/>
        </w:r>
      </w:hyperlink>
    </w:p>
    <w:p w14:paraId="4BA03FEE" w14:textId="06766CCF" w:rsidR="004F4421" w:rsidRDefault="008E3CA5">
      <w:pPr>
        <w:pStyle w:val="TOC2"/>
        <w:rPr>
          <w:rFonts w:asciiTheme="minorHAnsi" w:eastAsiaTheme="minorEastAsia" w:hAnsiTheme="minorHAnsi" w:cstheme="minorBidi"/>
          <w:bCs w:val="0"/>
          <w:noProof/>
          <w:sz w:val="22"/>
          <w:szCs w:val="22"/>
          <w:lang w:val="en-IN" w:eastAsia="en-IN"/>
        </w:rPr>
      </w:pPr>
      <w:hyperlink w:anchor="_Toc34749336" w:history="1">
        <w:r w:rsidR="004F4421" w:rsidRPr="00FE1F30">
          <w:rPr>
            <w:rStyle w:val="Hyperlink"/>
            <w:rFonts w:ascii="Century Gothic" w:hAnsi="Century Gothic"/>
            <w:noProof/>
          </w:rPr>
          <w:t>3.5</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System Integration</w:t>
        </w:r>
        <w:r w:rsidR="004F4421">
          <w:rPr>
            <w:noProof/>
            <w:webHidden/>
          </w:rPr>
          <w:tab/>
        </w:r>
        <w:r w:rsidR="004F4421">
          <w:rPr>
            <w:noProof/>
            <w:webHidden/>
          </w:rPr>
          <w:fldChar w:fldCharType="begin"/>
        </w:r>
        <w:r w:rsidR="004F4421">
          <w:rPr>
            <w:noProof/>
            <w:webHidden/>
          </w:rPr>
          <w:instrText xml:space="preserve"> PAGEREF _Toc34749336 \h </w:instrText>
        </w:r>
        <w:r w:rsidR="004F4421">
          <w:rPr>
            <w:noProof/>
            <w:webHidden/>
          </w:rPr>
        </w:r>
        <w:r w:rsidR="004F4421">
          <w:rPr>
            <w:noProof/>
            <w:webHidden/>
          </w:rPr>
          <w:fldChar w:fldCharType="separate"/>
        </w:r>
        <w:r w:rsidR="004F4421">
          <w:rPr>
            <w:noProof/>
            <w:webHidden/>
          </w:rPr>
          <w:t>26</w:t>
        </w:r>
        <w:r w:rsidR="004F4421">
          <w:rPr>
            <w:noProof/>
            <w:webHidden/>
          </w:rPr>
          <w:fldChar w:fldCharType="end"/>
        </w:r>
      </w:hyperlink>
    </w:p>
    <w:p w14:paraId="5DC170BD" w14:textId="55326168" w:rsidR="004F4421" w:rsidRDefault="008E3CA5">
      <w:pPr>
        <w:pStyle w:val="TOC3"/>
        <w:rPr>
          <w:rFonts w:asciiTheme="minorHAnsi" w:eastAsiaTheme="minorEastAsia" w:hAnsiTheme="minorHAnsi" w:cstheme="minorBidi"/>
          <w:noProof/>
          <w:sz w:val="22"/>
          <w:szCs w:val="22"/>
          <w:lang w:val="en-IN" w:eastAsia="en-IN"/>
        </w:rPr>
      </w:pPr>
      <w:hyperlink w:anchor="_Toc34749337" w:history="1">
        <w:r w:rsidR="004F4421" w:rsidRPr="00FE1F30">
          <w:rPr>
            <w:rStyle w:val="Hyperlink"/>
            <w:rFonts w:ascii="Century Gothic" w:hAnsi="Century Gothic"/>
            <w:noProof/>
          </w:rPr>
          <w:t>3.5.1</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LN/PLM Integration</w:t>
        </w:r>
        <w:r w:rsidR="004F4421">
          <w:rPr>
            <w:noProof/>
            <w:webHidden/>
          </w:rPr>
          <w:tab/>
        </w:r>
        <w:r w:rsidR="004F4421">
          <w:rPr>
            <w:noProof/>
            <w:webHidden/>
          </w:rPr>
          <w:fldChar w:fldCharType="begin"/>
        </w:r>
        <w:r w:rsidR="004F4421">
          <w:rPr>
            <w:noProof/>
            <w:webHidden/>
          </w:rPr>
          <w:instrText xml:space="preserve"> PAGEREF _Toc34749337 \h </w:instrText>
        </w:r>
        <w:r w:rsidR="004F4421">
          <w:rPr>
            <w:noProof/>
            <w:webHidden/>
          </w:rPr>
        </w:r>
        <w:r w:rsidR="004F4421">
          <w:rPr>
            <w:noProof/>
            <w:webHidden/>
          </w:rPr>
          <w:fldChar w:fldCharType="separate"/>
        </w:r>
        <w:r w:rsidR="004F4421">
          <w:rPr>
            <w:noProof/>
            <w:webHidden/>
          </w:rPr>
          <w:t>27</w:t>
        </w:r>
        <w:r w:rsidR="004F4421">
          <w:rPr>
            <w:noProof/>
            <w:webHidden/>
          </w:rPr>
          <w:fldChar w:fldCharType="end"/>
        </w:r>
      </w:hyperlink>
    </w:p>
    <w:p w14:paraId="610EF659" w14:textId="2F637216" w:rsidR="004F4421" w:rsidRDefault="008E3CA5">
      <w:pPr>
        <w:pStyle w:val="TOC3"/>
        <w:rPr>
          <w:rFonts w:asciiTheme="minorHAnsi" w:eastAsiaTheme="minorEastAsia" w:hAnsiTheme="minorHAnsi" w:cstheme="minorBidi"/>
          <w:noProof/>
          <w:sz w:val="22"/>
          <w:szCs w:val="22"/>
          <w:lang w:val="en-IN" w:eastAsia="en-IN"/>
        </w:rPr>
      </w:pPr>
      <w:hyperlink w:anchor="_Toc34749338" w:history="1">
        <w:r w:rsidR="004F4421" w:rsidRPr="00FE1F30">
          <w:rPr>
            <w:rStyle w:val="Hyperlink"/>
            <w:rFonts w:ascii="Century Gothic" w:hAnsi="Century Gothic"/>
            <w:noProof/>
          </w:rPr>
          <w:t>3.5.2</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CRM Integration</w:t>
        </w:r>
        <w:r w:rsidR="004F4421">
          <w:rPr>
            <w:noProof/>
            <w:webHidden/>
          </w:rPr>
          <w:tab/>
        </w:r>
        <w:r w:rsidR="004F4421">
          <w:rPr>
            <w:noProof/>
            <w:webHidden/>
          </w:rPr>
          <w:fldChar w:fldCharType="begin"/>
        </w:r>
        <w:r w:rsidR="004F4421">
          <w:rPr>
            <w:noProof/>
            <w:webHidden/>
          </w:rPr>
          <w:instrText xml:space="preserve"> PAGEREF _Toc34749338 \h </w:instrText>
        </w:r>
        <w:r w:rsidR="004F4421">
          <w:rPr>
            <w:noProof/>
            <w:webHidden/>
          </w:rPr>
        </w:r>
        <w:r w:rsidR="004F4421">
          <w:rPr>
            <w:noProof/>
            <w:webHidden/>
          </w:rPr>
          <w:fldChar w:fldCharType="separate"/>
        </w:r>
        <w:r w:rsidR="004F4421">
          <w:rPr>
            <w:noProof/>
            <w:webHidden/>
          </w:rPr>
          <w:t>27</w:t>
        </w:r>
        <w:r w:rsidR="004F4421">
          <w:rPr>
            <w:noProof/>
            <w:webHidden/>
          </w:rPr>
          <w:fldChar w:fldCharType="end"/>
        </w:r>
      </w:hyperlink>
    </w:p>
    <w:p w14:paraId="160D9F8F" w14:textId="20AC58AD" w:rsidR="004F4421" w:rsidRDefault="008E3CA5">
      <w:pPr>
        <w:pStyle w:val="TOC3"/>
        <w:rPr>
          <w:rFonts w:asciiTheme="minorHAnsi" w:eastAsiaTheme="minorEastAsia" w:hAnsiTheme="minorHAnsi" w:cstheme="minorBidi"/>
          <w:noProof/>
          <w:sz w:val="22"/>
          <w:szCs w:val="22"/>
          <w:lang w:val="en-IN" w:eastAsia="en-IN"/>
        </w:rPr>
      </w:pPr>
      <w:hyperlink w:anchor="_Toc34749339" w:history="1">
        <w:r w:rsidR="004F4421" w:rsidRPr="00FE1F30">
          <w:rPr>
            <w:rStyle w:val="Hyperlink"/>
            <w:rFonts w:ascii="Century Gothic" w:hAnsi="Century Gothic"/>
            <w:noProof/>
          </w:rPr>
          <w:t>3.5.3</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CCS Integration</w:t>
        </w:r>
        <w:r w:rsidR="004F4421">
          <w:rPr>
            <w:noProof/>
            <w:webHidden/>
          </w:rPr>
          <w:tab/>
        </w:r>
        <w:r w:rsidR="004F4421">
          <w:rPr>
            <w:noProof/>
            <w:webHidden/>
          </w:rPr>
          <w:fldChar w:fldCharType="begin"/>
        </w:r>
        <w:r w:rsidR="004F4421">
          <w:rPr>
            <w:noProof/>
            <w:webHidden/>
          </w:rPr>
          <w:instrText xml:space="preserve"> PAGEREF _Toc34749339 \h </w:instrText>
        </w:r>
        <w:r w:rsidR="004F4421">
          <w:rPr>
            <w:noProof/>
            <w:webHidden/>
          </w:rPr>
        </w:r>
        <w:r w:rsidR="004F4421">
          <w:rPr>
            <w:noProof/>
            <w:webHidden/>
          </w:rPr>
          <w:fldChar w:fldCharType="separate"/>
        </w:r>
        <w:r w:rsidR="004F4421">
          <w:rPr>
            <w:noProof/>
            <w:webHidden/>
          </w:rPr>
          <w:t>29</w:t>
        </w:r>
        <w:r w:rsidR="004F4421">
          <w:rPr>
            <w:noProof/>
            <w:webHidden/>
          </w:rPr>
          <w:fldChar w:fldCharType="end"/>
        </w:r>
      </w:hyperlink>
    </w:p>
    <w:p w14:paraId="23AEE1A8" w14:textId="2334593D" w:rsidR="004F4421" w:rsidRDefault="008E3CA5">
      <w:pPr>
        <w:pStyle w:val="TOC2"/>
        <w:rPr>
          <w:rFonts w:asciiTheme="minorHAnsi" w:eastAsiaTheme="minorEastAsia" w:hAnsiTheme="minorHAnsi" w:cstheme="minorBidi"/>
          <w:bCs w:val="0"/>
          <w:noProof/>
          <w:sz w:val="22"/>
          <w:szCs w:val="22"/>
          <w:lang w:val="en-IN" w:eastAsia="en-IN"/>
        </w:rPr>
      </w:pPr>
      <w:hyperlink w:anchor="_Toc34749340" w:history="1">
        <w:r w:rsidR="004F4421" w:rsidRPr="00FE1F30">
          <w:rPr>
            <w:rStyle w:val="Hyperlink"/>
            <w:rFonts w:ascii="Century Gothic" w:hAnsi="Century Gothic"/>
            <w:noProof/>
          </w:rPr>
          <w:t>3.6</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User Interface</w:t>
        </w:r>
        <w:r w:rsidR="004F4421">
          <w:rPr>
            <w:noProof/>
            <w:webHidden/>
          </w:rPr>
          <w:tab/>
        </w:r>
        <w:r w:rsidR="004F4421">
          <w:rPr>
            <w:noProof/>
            <w:webHidden/>
          </w:rPr>
          <w:fldChar w:fldCharType="begin"/>
        </w:r>
        <w:r w:rsidR="004F4421">
          <w:rPr>
            <w:noProof/>
            <w:webHidden/>
          </w:rPr>
          <w:instrText xml:space="preserve"> PAGEREF _Toc34749340 \h </w:instrText>
        </w:r>
        <w:r w:rsidR="004F4421">
          <w:rPr>
            <w:noProof/>
            <w:webHidden/>
          </w:rPr>
        </w:r>
        <w:r w:rsidR="004F4421">
          <w:rPr>
            <w:noProof/>
            <w:webHidden/>
          </w:rPr>
          <w:fldChar w:fldCharType="separate"/>
        </w:r>
        <w:r w:rsidR="004F4421">
          <w:rPr>
            <w:noProof/>
            <w:webHidden/>
          </w:rPr>
          <w:t>31</w:t>
        </w:r>
        <w:r w:rsidR="004F4421">
          <w:rPr>
            <w:noProof/>
            <w:webHidden/>
          </w:rPr>
          <w:fldChar w:fldCharType="end"/>
        </w:r>
      </w:hyperlink>
    </w:p>
    <w:p w14:paraId="0713A00F" w14:textId="64BC156C" w:rsidR="004F4421" w:rsidRDefault="008E3CA5">
      <w:pPr>
        <w:pStyle w:val="TOC2"/>
        <w:rPr>
          <w:rFonts w:asciiTheme="minorHAnsi" w:eastAsiaTheme="minorEastAsia" w:hAnsiTheme="minorHAnsi" w:cstheme="minorBidi"/>
          <w:bCs w:val="0"/>
          <w:noProof/>
          <w:sz w:val="22"/>
          <w:szCs w:val="22"/>
          <w:lang w:val="en-IN" w:eastAsia="en-IN"/>
        </w:rPr>
      </w:pPr>
      <w:hyperlink w:anchor="_Toc34749341" w:history="1">
        <w:r w:rsidR="004F4421" w:rsidRPr="00FE1F30">
          <w:rPr>
            <w:rStyle w:val="Hyperlink"/>
            <w:rFonts w:ascii="Century Gothic" w:hAnsi="Century Gothic"/>
            <w:noProof/>
          </w:rPr>
          <w:t>3.7</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Security Model</w:t>
        </w:r>
        <w:r w:rsidR="004F4421">
          <w:rPr>
            <w:noProof/>
            <w:webHidden/>
          </w:rPr>
          <w:tab/>
        </w:r>
        <w:r w:rsidR="004F4421">
          <w:rPr>
            <w:noProof/>
            <w:webHidden/>
          </w:rPr>
          <w:fldChar w:fldCharType="begin"/>
        </w:r>
        <w:r w:rsidR="004F4421">
          <w:rPr>
            <w:noProof/>
            <w:webHidden/>
          </w:rPr>
          <w:instrText xml:space="preserve"> PAGEREF _Toc34749341 \h </w:instrText>
        </w:r>
        <w:r w:rsidR="004F4421">
          <w:rPr>
            <w:noProof/>
            <w:webHidden/>
          </w:rPr>
        </w:r>
        <w:r w:rsidR="004F4421">
          <w:rPr>
            <w:noProof/>
            <w:webHidden/>
          </w:rPr>
          <w:fldChar w:fldCharType="separate"/>
        </w:r>
        <w:r w:rsidR="004F4421">
          <w:rPr>
            <w:noProof/>
            <w:webHidden/>
          </w:rPr>
          <w:t>31</w:t>
        </w:r>
        <w:r w:rsidR="004F4421">
          <w:rPr>
            <w:noProof/>
            <w:webHidden/>
          </w:rPr>
          <w:fldChar w:fldCharType="end"/>
        </w:r>
      </w:hyperlink>
    </w:p>
    <w:p w14:paraId="16F01181" w14:textId="1B6207C6" w:rsidR="004F4421" w:rsidRDefault="008E3CA5">
      <w:pPr>
        <w:pStyle w:val="TOC3"/>
        <w:rPr>
          <w:rFonts w:asciiTheme="minorHAnsi" w:eastAsiaTheme="minorEastAsia" w:hAnsiTheme="minorHAnsi" w:cstheme="minorBidi"/>
          <w:noProof/>
          <w:sz w:val="22"/>
          <w:szCs w:val="22"/>
          <w:lang w:val="en-IN" w:eastAsia="en-IN"/>
        </w:rPr>
      </w:pPr>
      <w:hyperlink w:anchor="_Toc34749342" w:history="1">
        <w:r w:rsidR="004F4421" w:rsidRPr="00FE1F30">
          <w:rPr>
            <w:rStyle w:val="Hyperlink"/>
            <w:rFonts w:ascii="Century Gothic" w:hAnsi="Century Gothic"/>
            <w:noProof/>
          </w:rPr>
          <w:t>3.7.1</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Platform Security</w:t>
        </w:r>
        <w:r w:rsidR="004F4421">
          <w:rPr>
            <w:noProof/>
            <w:webHidden/>
          </w:rPr>
          <w:tab/>
        </w:r>
        <w:r w:rsidR="004F4421">
          <w:rPr>
            <w:noProof/>
            <w:webHidden/>
          </w:rPr>
          <w:fldChar w:fldCharType="begin"/>
        </w:r>
        <w:r w:rsidR="004F4421">
          <w:rPr>
            <w:noProof/>
            <w:webHidden/>
          </w:rPr>
          <w:instrText xml:space="preserve"> PAGEREF _Toc34749342 \h </w:instrText>
        </w:r>
        <w:r w:rsidR="004F4421">
          <w:rPr>
            <w:noProof/>
            <w:webHidden/>
          </w:rPr>
        </w:r>
        <w:r w:rsidR="004F4421">
          <w:rPr>
            <w:noProof/>
            <w:webHidden/>
          </w:rPr>
          <w:fldChar w:fldCharType="separate"/>
        </w:r>
        <w:r w:rsidR="004F4421">
          <w:rPr>
            <w:noProof/>
            <w:webHidden/>
          </w:rPr>
          <w:t>31</w:t>
        </w:r>
        <w:r w:rsidR="004F4421">
          <w:rPr>
            <w:noProof/>
            <w:webHidden/>
          </w:rPr>
          <w:fldChar w:fldCharType="end"/>
        </w:r>
      </w:hyperlink>
    </w:p>
    <w:p w14:paraId="12DC423B" w14:textId="43B365B1" w:rsidR="004F4421" w:rsidRDefault="008E3CA5">
      <w:pPr>
        <w:pStyle w:val="TOC3"/>
        <w:rPr>
          <w:rFonts w:asciiTheme="minorHAnsi" w:eastAsiaTheme="minorEastAsia" w:hAnsiTheme="minorHAnsi" w:cstheme="minorBidi"/>
          <w:noProof/>
          <w:sz w:val="22"/>
          <w:szCs w:val="22"/>
          <w:lang w:val="en-IN" w:eastAsia="en-IN"/>
        </w:rPr>
      </w:pPr>
      <w:hyperlink w:anchor="_Toc34749343" w:history="1">
        <w:r w:rsidR="004F4421" w:rsidRPr="00FE1F30">
          <w:rPr>
            <w:rStyle w:val="Hyperlink"/>
            <w:rFonts w:ascii="Century Gothic" w:hAnsi="Century Gothic"/>
            <w:noProof/>
          </w:rPr>
          <w:t>3.7.2</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Server Security</w:t>
        </w:r>
        <w:r w:rsidR="004F4421">
          <w:rPr>
            <w:noProof/>
            <w:webHidden/>
          </w:rPr>
          <w:tab/>
        </w:r>
        <w:r w:rsidR="004F4421">
          <w:rPr>
            <w:noProof/>
            <w:webHidden/>
          </w:rPr>
          <w:fldChar w:fldCharType="begin"/>
        </w:r>
        <w:r w:rsidR="004F4421">
          <w:rPr>
            <w:noProof/>
            <w:webHidden/>
          </w:rPr>
          <w:instrText xml:space="preserve"> PAGEREF _Toc34749343 \h </w:instrText>
        </w:r>
        <w:r w:rsidR="004F4421">
          <w:rPr>
            <w:noProof/>
            <w:webHidden/>
          </w:rPr>
        </w:r>
        <w:r w:rsidR="004F4421">
          <w:rPr>
            <w:noProof/>
            <w:webHidden/>
          </w:rPr>
          <w:fldChar w:fldCharType="separate"/>
        </w:r>
        <w:r w:rsidR="004F4421">
          <w:rPr>
            <w:noProof/>
            <w:webHidden/>
          </w:rPr>
          <w:t>32</w:t>
        </w:r>
        <w:r w:rsidR="004F4421">
          <w:rPr>
            <w:noProof/>
            <w:webHidden/>
          </w:rPr>
          <w:fldChar w:fldCharType="end"/>
        </w:r>
      </w:hyperlink>
    </w:p>
    <w:p w14:paraId="26E58609" w14:textId="2447F1CC" w:rsidR="004F4421" w:rsidRDefault="008E3CA5">
      <w:pPr>
        <w:pStyle w:val="TOC2"/>
        <w:rPr>
          <w:rFonts w:asciiTheme="minorHAnsi" w:eastAsiaTheme="minorEastAsia" w:hAnsiTheme="minorHAnsi" w:cstheme="minorBidi"/>
          <w:bCs w:val="0"/>
          <w:noProof/>
          <w:sz w:val="22"/>
          <w:szCs w:val="22"/>
          <w:lang w:val="en-IN" w:eastAsia="en-IN"/>
        </w:rPr>
      </w:pPr>
      <w:hyperlink w:anchor="_Toc34749344" w:history="1">
        <w:r w:rsidR="004F4421" w:rsidRPr="00FE1F30">
          <w:rPr>
            <w:rStyle w:val="Hyperlink"/>
            <w:rFonts w:ascii="Century Gothic" w:hAnsi="Century Gothic"/>
            <w:noProof/>
          </w:rPr>
          <w:t>3.8</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High Level Architecture</w:t>
        </w:r>
        <w:r w:rsidR="004F4421">
          <w:rPr>
            <w:noProof/>
            <w:webHidden/>
          </w:rPr>
          <w:tab/>
        </w:r>
        <w:r w:rsidR="004F4421">
          <w:rPr>
            <w:noProof/>
            <w:webHidden/>
          </w:rPr>
          <w:fldChar w:fldCharType="begin"/>
        </w:r>
        <w:r w:rsidR="004F4421">
          <w:rPr>
            <w:noProof/>
            <w:webHidden/>
          </w:rPr>
          <w:instrText xml:space="preserve"> PAGEREF _Toc34749344 \h </w:instrText>
        </w:r>
        <w:r w:rsidR="004F4421">
          <w:rPr>
            <w:noProof/>
            <w:webHidden/>
          </w:rPr>
        </w:r>
        <w:r w:rsidR="004F4421">
          <w:rPr>
            <w:noProof/>
            <w:webHidden/>
          </w:rPr>
          <w:fldChar w:fldCharType="separate"/>
        </w:r>
        <w:r w:rsidR="004F4421">
          <w:rPr>
            <w:noProof/>
            <w:webHidden/>
          </w:rPr>
          <w:t>32</w:t>
        </w:r>
        <w:r w:rsidR="004F4421">
          <w:rPr>
            <w:noProof/>
            <w:webHidden/>
          </w:rPr>
          <w:fldChar w:fldCharType="end"/>
        </w:r>
      </w:hyperlink>
    </w:p>
    <w:p w14:paraId="4E53CE60" w14:textId="2A3DF394" w:rsidR="004F4421" w:rsidRDefault="008E3CA5">
      <w:pPr>
        <w:pStyle w:val="TOC3"/>
        <w:rPr>
          <w:rFonts w:asciiTheme="minorHAnsi" w:eastAsiaTheme="minorEastAsia" w:hAnsiTheme="minorHAnsi" w:cstheme="minorBidi"/>
          <w:noProof/>
          <w:sz w:val="22"/>
          <w:szCs w:val="22"/>
          <w:lang w:val="en-IN" w:eastAsia="en-IN"/>
        </w:rPr>
      </w:pPr>
      <w:hyperlink w:anchor="_Toc34749345" w:history="1">
        <w:r w:rsidR="004F4421" w:rsidRPr="00FE1F30">
          <w:rPr>
            <w:rStyle w:val="Hyperlink"/>
            <w:rFonts w:ascii="Century Gothic" w:hAnsi="Century Gothic"/>
            <w:noProof/>
          </w:rPr>
          <w:t>3.8.1</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Functional Architecture</w:t>
        </w:r>
        <w:r w:rsidR="004F4421">
          <w:rPr>
            <w:noProof/>
            <w:webHidden/>
          </w:rPr>
          <w:tab/>
        </w:r>
        <w:r w:rsidR="004F4421">
          <w:rPr>
            <w:noProof/>
            <w:webHidden/>
          </w:rPr>
          <w:fldChar w:fldCharType="begin"/>
        </w:r>
        <w:r w:rsidR="004F4421">
          <w:rPr>
            <w:noProof/>
            <w:webHidden/>
          </w:rPr>
          <w:instrText xml:space="preserve"> PAGEREF _Toc34749345 \h </w:instrText>
        </w:r>
        <w:r w:rsidR="004F4421">
          <w:rPr>
            <w:noProof/>
            <w:webHidden/>
          </w:rPr>
        </w:r>
        <w:r w:rsidR="004F4421">
          <w:rPr>
            <w:noProof/>
            <w:webHidden/>
          </w:rPr>
          <w:fldChar w:fldCharType="separate"/>
        </w:r>
        <w:r w:rsidR="004F4421">
          <w:rPr>
            <w:noProof/>
            <w:webHidden/>
          </w:rPr>
          <w:t>32</w:t>
        </w:r>
        <w:r w:rsidR="004F4421">
          <w:rPr>
            <w:noProof/>
            <w:webHidden/>
          </w:rPr>
          <w:fldChar w:fldCharType="end"/>
        </w:r>
      </w:hyperlink>
    </w:p>
    <w:p w14:paraId="0021212E" w14:textId="67F60FEA" w:rsidR="004F4421" w:rsidRDefault="008E3CA5">
      <w:pPr>
        <w:pStyle w:val="TOC3"/>
        <w:rPr>
          <w:rFonts w:asciiTheme="minorHAnsi" w:eastAsiaTheme="minorEastAsia" w:hAnsiTheme="minorHAnsi" w:cstheme="minorBidi"/>
          <w:noProof/>
          <w:sz w:val="22"/>
          <w:szCs w:val="22"/>
          <w:lang w:val="en-IN" w:eastAsia="en-IN"/>
        </w:rPr>
      </w:pPr>
      <w:hyperlink w:anchor="_Toc34749346" w:history="1">
        <w:r w:rsidR="004F4421" w:rsidRPr="00FE1F30">
          <w:rPr>
            <w:rStyle w:val="Hyperlink"/>
            <w:rFonts w:ascii="Century Gothic" w:hAnsi="Century Gothic"/>
            <w:noProof/>
          </w:rPr>
          <w:t>3.8.2</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Cloud Deployment</w:t>
        </w:r>
        <w:r w:rsidR="004F4421">
          <w:rPr>
            <w:noProof/>
            <w:webHidden/>
          </w:rPr>
          <w:tab/>
        </w:r>
        <w:r w:rsidR="004F4421">
          <w:rPr>
            <w:noProof/>
            <w:webHidden/>
          </w:rPr>
          <w:fldChar w:fldCharType="begin"/>
        </w:r>
        <w:r w:rsidR="004F4421">
          <w:rPr>
            <w:noProof/>
            <w:webHidden/>
          </w:rPr>
          <w:instrText xml:space="preserve"> PAGEREF _Toc34749346 \h </w:instrText>
        </w:r>
        <w:r w:rsidR="004F4421">
          <w:rPr>
            <w:noProof/>
            <w:webHidden/>
          </w:rPr>
        </w:r>
        <w:r w:rsidR="004F4421">
          <w:rPr>
            <w:noProof/>
            <w:webHidden/>
          </w:rPr>
          <w:fldChar w:fldCharType="separate"/>
        </w:r>
        <w:r w:rsidR="004F4421">
          <w:rPr>
            <w:noProof/>
            <w:webHidden/>
          </w:rPr>
          <w:t>33</w:t>
        </w:r>
        <w:r w:rsidR="004F4421">
          <w:rPr>
            <w:noProof/>
            <w:webHidden/>
          </w:rPr>
          <w:fldChar w:fldCharType="end"/>
        </w:r>
      </w:hyperlink>
    </w:p>
    <w:p w14:paraId="12028F32" w14:textId="61A438DB" w:rsidR="004F4421" w:rsidRDefault="008E3CA5">
      <w:pPr>
        <w:pStyle w:val="TOC3"/>
        <w:rPr>
          <w:rFonts w:asciiTheme="minorHAnsi" w:eastAsiaTheme="minorEastAsia" w:hAnsiTheme="minorHAnsi" w:cstheme="minorBidi"/>
          <w:noProof/>
          <w:sz w:val="22"/>
          <w:szCs w:val="22"/>
          <w:lang w:val="en-IN" w:eastAsia="en-IN"/>
        </w:rPr>
      </w:pPr>
      <w:hyperlink w:anchor="_Toc34749347" w:history="1">
        <w:r w:rsidR="004F4421" w:rsidRPr="00FE1F30">
          <w:rPr>
            <w:rStyle w:val="Hyperlink"/>
            <w:rFonts w:ascii="Century Gothic" w:hAnsi="Century Gothic"/>
            <w:noProof/>
          </w:rPr>
          <w:t>3.8.3</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Data Storage</w:t>
        </w:r>
        <w:r w:rsidR="004F4421">
          <w:rPr>
            <w:noProof/>
            <w:webHidden/>
          </w:rPr>
          <w:tab/>
        </w:r>
        <w:r w:rsidR="004F4421">
          <w:rPr>
            <w:noProof/>
            <w:webHidden/>
          </w:rPr>
          <w:fldChar w:fldCharType="begin"/>
        </w:r>
        <w:r w:rsidR="004F4421">
          <w:rPr>
            <w:noProof/>
            <w:webHidden/>
          </w:rPr>
          <w:instrText xml:space="preserve"> PAGEREF _Toc34749347 \h </w:instrText>
        </w:r>
        <w:r w:rsidR="004F4421">
          <w:rPr>
            <w:noProof/>
            <w:webHidden/>
          </w:rPr>
        </w:r>
        <w:r w:rsidR="004F4421">
          <w:rPr>
            <w:noProof/>
            <w:webHidden/>
          </w:rPr>
          <w:fldChar w:fldCharType="separate"/>
        </w:r>
        <w:r w:rsidR="004F4421">
          <w:rPr>
            <w:noProof/>
            <w:webHidden/>
          </w:rPr>
          <w:t>33</w:t>
        </w:r>
        <w:r w:rsidR="004F4421">
          <w:rPr>
            <w:noProof/>
            <w:webHidden/>
          </w:rPr>
          <w:fldChar w:fldCharType="end"/>
        </w:r>
      </w:hyperlink>
    </w:p>
    <w:p w14:paraId="073C2E76" w14:textId="04E15458" w:rsidR="004F4421" w:rsidRDefault="008E3CA5">
      <w:pPr>
        <w:pStyle w:val="TOC1"/>
        <w:rPr>
          <w:rFonts w:asciiTheme="minorHAnsi" w:eastAsiaTheme="minorEastAsia" w:hAnsiTheme="minorHAnsi" w:cstheme="minorBidi"/>
          <w:b w:val="0"/>
          <w:bCs w:val="0"/>
          <w:sz w:val="22"/>
          <w:szCs w:val="22"/>
          <w:lang w:val="en-IN" w:eastAsia="en-IN"/>
        </w:rPr>
      </w:pPr>
      <w:hyperlink w:anchor="_Toc34749348" w:history="1">
        <w:r w:rsidR="004F4421" w:rsidRPr="00FE1F30">
          <w:rPr>
            <w:rStyle w:val="Hyperlink"/>
            <w:rFonts w:ascii="Century Gothic" w:hAnsi="Century Gothic"/>
          </w:rPr>
          <w:t>4.</w:t>
        </w:r>
        <w:r w:rsidR="004F4421">
          <w:rPr>
            <w:rFonts w:asciiTheme="minorHAnsi" w:eastAsiaTheme="minorEastAsia" w:hAnsiTheme="minorHAnsi" w:cstheme="minorBidi"/>
            <w:b w:val="0"/>
            <w:bCs w:val="0"/>
            <w:sz w:val="22"/>
            <w:szCs w:val="22"/>
            <w:lang w:val="en-IN" w:eastAsia="en-IN"/>
          </w:rPr>
          <w:tab/>
        </w:r>
        <w:r w:rsidR="004F4421" w:rsidRPr="00FE1F30">
          <w:rPr>
            <w:rStyle w:val="Hyperlink"/>
            <w:rFonts w:ascii="Century Gothic" w:hAnsi="Century Gothic"/>
          </w:rPr>
          <w:t>Solution Artifacts</w:t>
        </w:r>
        <w:r w:rsidR="004F4421">
          <w:rPr>
            <w:webHidden/>
          </w:rPr>
          <w:tab/>
        </w:r>
        <w:r w:rsidR="004F4421">
          <w:rPr>
            <w:webHidden/>
          </w:rPr>
          <w:fldChar w:fldCharType="begin"/>
        </w:r>
        <w:r w:rsidR="004F4421">
          <w:rPr>
            <w:webHidden/>
          </w:rPr>
          <w:instrText xml:space="preserve"> PAGEREF _Toc34749348 \h </w:instrText>
        </w:r>
        <w:r w:rsidR="004F4421">
          <w:rPr>
            <w:webHidden/>
          </w:rPr>
        </w:r>
        <w:r w:rsidR="004F4421">
          <w:rPr>
            <w:webHidden/>
          </w:rPr>
          <w:fldChar w:fldCharType="separate"/>
        </w:r>
        <w:r w:rsidR="004F4421">
          <w:rPr>
            <w:webHidden/>
          </w:rPr>
          <w:t>35</w:t>
        </w:r>
        <w:r w:rsidR="004F4421">
          <w:rPr>
            <w:webHidden/>
          </w:rPr>
          <w:fldChar w:fldCharType="end"/>
        </w:r>
      </w:hyperlink>
    </w:p>
    <w:p w14:paraId="2ACF16AD" w14:textId="48FA8857" w:rsidR="004F4421" w:rsidRDefault="008E3CA5">
      <w:pPr>
        <w:pStyle w:val="TOC2"/>
        <w:rPr>
          <w:rFonts w:asciiTheme="minorHAnsi" w:eastAsiaTheme="minorEastAsia" w:hAnsiTheme="minorHAnsi" w:cstheme="minorBidi"/>
          <w:bCs w:val="0"/>
          <w:noProof/>
          <w:sz w:val="22"/>
          <w:szCs w:val="22"/>
          <w:lang w:val="en-IN" w:eastAsia="en-IN"/>
        </w:rPr>
      </w:pPr>
      <w:hyperlink w:anchor="_Toc34749349" w:history="1">
        <w:r w:rsidR="004F4421" w:rsidRPr="00FE1F30">
          <w:rPr>
            <w:rStyle w:val="Hyperlink"/>
            <w:rFonts w:ascii="Century Gothic" w:hAnsi="Century Gothic"/>
            <w:noProof/>
          </w:rPr>
          <w:t>4.1</w:t>
        </w:r>
        <w:r w:rsidR="004F4421">
          <w:rPr>
            <w:rFonts w:asciiTheme="minorHAnsi" w:eastAsiaTheme="minorEastAsia" w:hAnsiTheme="minorHAnsi" w:cstheme="minorBidi"/>
            <w:bCs w:val="0"/>
            <w:noProof/>
            <w:sz w:val="22"/>
            <w:szCs w:val="22"/>
            <w:lang w:val="en-IN" w:eastAsia="en-IN"/>
          </w:rPr>
          <w:tab/>
        </w:r>
        <w:r w:rsidR="004F4421" w:rsidRPr="00FE1F30">
          <w:rPr>
            <w:rStyle w:val="Hyperlink"/>
            <w:rFonts w:ascii="Century Gothic" w:hAnsi="Century Gothic"/>
            <w:noProof/>
          </w:rPr>
          <w:t>Use Case 1: Generic Services</w:t>
        </w:r>
        <w:r w:rsidR="004F4421">
          <w:rPr>
            <w:noProof/>
            <w:webHidden/>
          </w:rPr>
          <w:tab/>
        </w:r>
        <w:r w:rsidR="004F4421">
          <w:rPr>
            <w:noProof/>
            <w:webHidden/>
          </w:rPr>
          <w:fldChar w:fldCharType="begin"/>
        </w:r>
        <w:r w:rsidR="004F4421">
          <w:rPr>
            <w:noProof/>
            <w:webHidden/>
          </w:rPr>
          <w:instrText xml:space="preserve"> PAGEREF _Toc34749349 \h </w:instrText>
        </w:r>
        <w:r w:rsidR="004F4421">
          <w:rPr>
            <w:noProof/>
            <w:webHidden/>
          </w:rPr>
        </w:r>
        <w:r w:rsidR="004F4421">
          <w:rPr>
            <w:noProof/>
            <w:webHidden/>
          </w:rPr>
          <w:fldChar w:fldCharType="separate"/>
        </w:r>
        <w:r w:rsidR="004F4421">
          <w:rPr>
            <w:noProof/>
            <w:webHidden/>
          </w:rPr>
          <w:t>35</w:t>
        </w:r>
        <w:r w:rsidR="004F4421">
          <w:rPr>
            <w:noProof/>
            <w:webHidden/>
          </w:rPr>
          <w:fldChar w:fldCharType="end"/>
        </w:r>
      </w:hyperlink>
    </w:p>
    <w:p w14:paraId="65A5C484" w14:textId="1B0DF1B6" w:rsidR="004F4421" w:rsidRDefault="008E3CA5">
      <w:pPr>
        <w:pStyle w:val="TOC3"/>
        <w:rPr>
          <w:rFonts w:asciiTheme="minorHAnsi" w:eastAsiaTheme="minorEastAsia" w:hAnsiTheme="minorHAnsi" w:cstheme="minorBidi"/>
          <w:noProof/>
          <w:sz w:val="22"/>
          <w:szCs w:val="22"/>
          <w:lang w:val="en-IN" w:eastAsia="en-IN"/>
        </w:rPr>
      </w:pPr>
      <w:hyperlink w:anchor="_Toc34749350" w:history="1">
        <w:r w:rsidR="004F4421" w:rsidRPr="00FE1F30">
          <w:rPr>
            <w:rStyle w:val="Hyperlink"/>
            <w:rFonts w:ascii="Century Gothic" w:hAnsi="Century Gothic"/>
            <w:noProof/>
          </w:rPr>
          <w:t>4.1.1</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Snippet Details</w:t>
        </w:r>
        <w:r w:rsidR="004F4421">
          <w:rPr>
            <w:noProof/>
            <w:webHidden/>
          </w:rPr>
          <w:tab/>
        </w:r>
        <w:r w:rsidR="004F4421">
          <w:rPr>
            <w:noProof/>
            <w:webHidden/>
          </w:rPr>
          <w:fldChar w:fldCharType="begin"/>
        </w:r>
        <w:r w:rsidR="004F4421">
          <w:rPr>
            <w:noProof/>
            <w:webHidden/>
          </w:rPr>
          <w:instrText xml:space="preserve"> PAGEREF _Toc34749350 \h </w:instrText>
        </w:r>
        <w:r w:rsidR="004F4421">
          <w:rPr>
            <w:noProof/>
            <w:webHidden/>
          </w:rPr>
        </w:r>
        <w:r w:rsidR="004F4421">
          <w:rPr>
            <w:noProof/>
            <w:webHidden/>
          </w:rPr>
          <w:fldChar w:fldCharType="separate"/>
        </w:r>
        <w:r w:rsidR="004F4421">
          <w:rPr>
            <w:noProof/>
            <w:webHidden/>
          </w:rPr>
          <w:t>35</w:t>
        </w:r>
        <w:r w:rsidR="004F4421">
          <w:rPr>
            <w:noProof/>
            <w:webHidden/>
          </w:rPr>
          <w:fldChar w:fldCharType="end"/>
        </w:r>
      </w:hyperlink>
    </w:p>
    <w:p w14:paraId="2370EDEC" w14:textId="541742E7" w:rsidR="004F4421" w:rsidRDefault="008E3CA5">
      <w:pPr>
        <w:pStyle w:val="TOC1"/>
        <w:rPr>
          <w:rFonts w:asciiTheme="minorHAnsi" w:eastAsiaTheme="minorEastAsia" w:hAnsiTheme="minorHAnsi" w:cstheme="minorBidi"/>
          <w:b w:val="0"/>
          <w:bCs w:val="0"/>
          <w:sz w:val="22"/>
          <w:szCs w:val="22"/>
          <w:lang w:val="en-IN" w:eastAsia="en-IN"/>
        </w:rPr>
      </w:pPr>
      <w:hyperlink w:anchor="_Toc34749351" w:history="1">
        <w:r w:rsidR="004F4421" w:rsidRPr="00FE1F30">
          <w:rPr>
            <w:rStyle w:val="Hyperlink"/>
          </w:rPr>
          <w:t>5.</w:t>
        </w:r>
        <w:r w:rsidR="004F4421">
          <w:rPr>
            <w:rFonts w:asciiTheme="minorHAnsi" w:eastAsiaTheme="minorEastAsia" w:hAnsiTheme="minorHAnsi" w:cstheme="minorBidi"/>
            <w:b w:val="0"/>
            <w:bCs w:val="0"/>
            <w:sz w:val="22"/>
            <w:szCs w:val="22"/>
            <w:lang w:val="en-IN" w:eastAsia="en-IN"/>
          </w:rPr>
          <w:tab/>
        </w:r>
        <w:r w:rsidR="004F4421" w:rsidRPr="00FE1F30">
          <w:rPr>
            <w:rStyle w:val="Hyperlink"/>
          </w:rPr>
          <w:t>Appendix</w:t>
        </w:r>
        <w:r w:rsidR="004F4421">
          <w:rPr>
            <w:webHidden/>
          </w:rPr>
          <w:tab/>
        </w:r>
        <w:r w:rsidR="004F4421">
          <w:rPr>
            <w:webHidden/>
          </w:rPr>
          <w:fldChar w:fldCharType="begin"/>
        </w:r>
        <w:r w:rsidR="004F4421">
          <w:rPr>
            <w:webHidden/>
          </w:rPr>
          <w:instrText xml:space="preserve"> PAGEREF _Toc34749351 \h </w:instrText>
        </w:r>
        <w:r w:rsidR="004F4421">
          <w:rPr>
            <w:webHidden/>
          </w:rPr>
        </w:r>
        <w:r w:rsidR="004F4421">
          <w:rPr>
            <w:webHidden/>
          </w:rPr>
          <w:fldChar w:fldCharType="separate"/>
        </w:r>
        <w:r w:rsidR="004F4421">
          <w:rPr>
            <w:webHidden/>
          </w:rPr>
          <w:t>37</w:t>
        </w:r>
        <w:r w:rsidR="004F4421">
          <w:rPr>
            <w:webHidden/>
          </w:rPr>
          <w:fldChar w:fldCharType="end"/>
        </w:r>
      </w:hyperlink>
    </w:p>
    <w:p w14:paraId="3E6434C7" w14:textId="63C878E7" w:rsidR="004F4421" w:rsidRDefault="008E3CA5">
      <w:pPr>
        <w:pStyle w:val="TOC3"/>
        <w:rPr>
          <w:rFonts w:asciiTheme="minorHAnsi" w:eastAsiaTheme="minorEastAsia" w:hAnsiTheme="minorHAnsi" w:cstheme="minorBidi"/>
          <w:noProof/>
          <w:sz w:val="22"/>
          <w:szCs w:val="22"/>
          <w:lang w:val="en-IN" w:eastAsia="en-IN"/>
        </w:rPr>
      </w:pPr>
      <w:hyperlink w:anchor="_Toc34749352" w:history="1">
        <w:r w:rsidR="004F4421" w:rsidRPr="00FE1F30">
          <w:rPr>
            <w:rStyle w:val="Hyperlink"/>
            <w:rFonts w:ascii="Century Gothic" w:hAnsi="Century Gothic"/>
            <w:noProof/>
          </w:rPr>
          <w:t>5.1.1</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On Premise Architecture Considerations</w:t>
        </w:r>
        <w:r w:rsidR="004F4421">
          <w:rPr>
            <w:noProof/>
            <w:webHidden/>
          </w:rPr>
          <w:tab/>
        </w:r>
        <w:r w:rsidR="004F4421">
          <w:rPr>
            <w:noProof/>
            <w:webHidden/>
          </w:rPr>
          <w:fldChar w:fldCharType="begin"/>
        </w:r>
        <w:r w:rsidR="004F4421">
          <w:rPr>
            <w:noProof/>
            <w:webHidden/>
          </w:rPr>
          <w:instrText xml:space="preserve"> PAGEREF _Toc34749352 \h </w:instrText>
        </w:r>
        <w:r w:rsidR="004F4421">
          <w:rPr>
            <w:noProof/>
            <w:webHidden/>
          </w:rPr>
        </w:r>
        <w:r w:rsidR="004F4421">
          <w:rPr>
            <w:noProof/>
            <w:webHidden/>
          </w:rPr>
          <w:fldChar w:fldCharType="separate"/>
        </w:r>
        <w:r w:rsidR="004F4421">
          <w:rPr>
            <w:noProof/>
            <w:webHidden/>
          </w:rPr>
          <w:t>37</w:t>
        </w:r>
        <w:r w:rsidR="004F4421">
          <w:rPr>
            <w:noProof/>
            <w:webHidden/>
          </w:rPr>
          <w:fldChar w:fldCharType="end"/>
        </w:r>
      </w:hyperlink>
    </w:p>
    <w:p w14:paraId="2549790E" w14:textId="6E17B4DC" w:rsidR="004F4421" w:rsidRDefault="008E3CA5">
      <w:pPr>
        <w:pStyle w:val="TOC3"/>
        <w:rPr>
          <w:rFonts w:asciiTheme="minorHAnsi" w:eastAsiaTheme="minorEastAsia" w:hAnsiTheme="minorHAnsi" w:cstheme="minorBidi"/>
          <w:noProof/>
          <w:sz w:val="22"/>
          <w:szCs w:val="22"/>
          <w:lang w:val="en-IN" w:eastAsia="en-IN"/>
        </w:rPr>
      </w:pPr>
      <w:hyperlink w:anchor="_Toc34749353" w:history="1">
        <w:r w:rsidR="004F4421" w:rsidRPr="00FE1F30">
          <w:rPr>
            <w:rStyle w:val="Hyperlink"/>
            <w:rFonts w:ascii="Century Gothic" w:hAnsi="Century Gothic"/>
            <w:noProof/>
          </w:rPr>
          <w:t>5.1.2</w:t>
        </w:r>
        <w:r w:rsidR="004F4421">
          <w:rPr>
            <w:rFonts w:asciiTheme="minorHAnsi" w:eastAsiaTheme="minorEastAsia" w:hAnsiTheme="minorHAnsi" w:cstheme="minorBidi"/>
            <w:noProof/>
            <w:sz w:val="22"/>
            <w:szCs w:val="22"/>
            <w:lang w:val="en-IN" w:eastAsia="en-IN"/>
          </w:rPr>
          <w:tab/>
        </w:r>
        <w:r w:rsidR="004F4421" w:rsidRPr="00FE1F30">
          <w:rPr>
            <w:rStyle w:val="Hyperlink"/>
            <w:rFonts w:ascii="Century Gothic" w:hAnsi="Century Gothic"/>
            <w:noProof/>
          </w:rPr>
          <w:t>On Premise Targeted Architecture</w:t>
        </w:r>
        <w:r w:rsidR="004F4421">
          <w:rPr>
            <w:noProof/>
            <w:webHidden/>
          </w:rPr>
          <w:tab/>
        </w:r>
        <w:r w:rsidR="004F4421">
          <w:rPr>
            <w:noProof/>
            <w:webHidden/>
          </w:rPr>
          <w:fldChar w:fldCharType="begin"/>
        </w:r>
        <w:r w:rsidR="004F4421">
          <w:rPr>
            <w:noProof/>
            <w:webHidden/>
          </w:rPr>
          <w:instrText xml:space="preserve"> PAGEREF _Toc34749353 \h </w:instrText>
        </w:r>
        <w:r w:rsidR="004F4421">
          <w:rPr>
            <w:noProof/>
            <w:webHidden/>
          </w:rPr>
        </w:r>
        <w:r w:rsidR="004F4421">
          <w:rPr>
            <w:noProof/>
            <w:webHidden/>
          </w:rPr>
          <w:fldChar w:fldCharType="separate"/>
        </w:r>
        <w:r w:rsidR="004F4421">
          <w:rPr>
            <w:noProof/>
            <w:webHidden/>
          </w:rPr>
          <w:t>37</w:t>
        </w:r>
        <w:r w:rsidR="004F4421">
          <w:rPr>
            <w:noProof/>
            <w:webHidden/>
          </w:rPr>
          <w:fldChar w:fldCharType="end"/>
        </w:r>
      </w:hyperlink>
    </w:p>
    <w:p w14:paraId="0C9A5F0B" w14:textId="01FE1DC6" w:rsidR="00AE6A85" w:rsidRPr="004503B6" w:rsidRDefault="003B31E8" w:rsidP="00AE6A85">
      <w:pPr>
        <w:pStyle w:val="Body"/>
        <w:rPr>
          <w:rFonts w:ascii="Century Gothic" w:hAnsi="Century Gothic"/>
        </w:rPr>
      </w:pPr>
      <w:r w:rsidRPr="00D35B1A">
        <w:rPr>
          <w:rFonts w:ascii="Century Gothic" w:hAnsi="Century Gothic"/>
          <w:szCs w:val="20"/>
        </w:rPr>
        <w:fldChar w:fldCharType="end"/>
      </w:r>
      <w:bookmarkStart w:id="7" w:name="_Toc191704041"/>
      <w:bookmarkStart w:id="8" w:name="_Toc191704253"/>
      <w:bookmarkStart w:id="9" w:name="_Toc191704588"/>
      <w:r w:rsidR="00526E7E" w:rsidRPr="004503B6">
        <w:rPr>
          <w:rFonts w:ascii="Century Gothic" w:hAnsi="Century Gothic"/>
        </w:rPr>
        <w:br w:type="page"/>
      </w:r>
      <w:bookmarkStart w:id="10" w:name="_Toc191273321"/>
      <w:bookmarkStart w:id="11" w:name="_Toc198700189"/>
      <w:bookmarkStart w:id="12" w:name="_Toc224015403"/>
    </w:p>
    <w:p w14:paraId="2F7D8EE8" w14:textId="77777777" w:rsidR="00727505" w:rsidRPr="004503B6" w:rsidRDefault="00727505" w:rsidP="00F76A8E">
      <w:pPr>
        <w:pStyle w:val="Heading1"/>
        <w:rPr>
          <w:rFonts w:ascii="Century Gothic" w:hAnsi="Century Gothic"/>
        </w:rPr>
      </w:pPr>
      <w:bookmarkStart w:id="13" w:name="_Toc276482153"/>
      <w:bookmarkStart w:id="14" w:name="_Toc34749308"/>
      <w:r w:rsidRPr="004503B6">
        <w:rPr>
          <w:rFonts w:ascii="Century Gothic" w:hAnsi="Century Gothic"/>
        </w:rPr>
        <w:lastRenderedPageBreak/>
        <w:t>Introduction</w:t>
      </w:r>
      <w:bookmarkEnd w:id="10"/>
      <w:bookmarkEnd w:id="11"/>
      <w:bookmarkEnd w:id="12"/>
      <w:bookmarkEnd w:id="13"/>
      <w:bookmarkEnd w:id="14"/>
    </w:p>
    <w:p w14:paraId="7EE01B17" w14:textId="77777777" w:rsidR="00727505" w:rsidRPr="004503B6" w:rsidRDefault="00727505" w:rsidP="00F76A8E">
      <w:pPr>
        <w:pStyle w:val="Heading2"/>
        <w:rPr>
          <w:rFonts w:ascii="Century Gothic" w:hAnsi="Century Gothic"/>
        </w:rPr>
      </w:pPr>
      <w:bookmarkStart w:id="15" w:name="_Toc198700190"/>
      <w:bookmarkStart w:id="16" w:name="_Toc224015404"/>
      <w:bookmarkStart w:id="17" w:name="_Toc276482154"/>
      <w:bookmarkStart w:id="18" w:name="_Toc34749309"/>
      <w:r w:rsidRPr="004503B6">
        <w:rPr>
          <w:rFonts w:ascii="Century Gothic" w:hAnsi="Century Gothic"/>
        </w:rPr>
        <w:t>Purpose</w:t>
      </w:r>
      <w:bookmarkEnd w:id="15"/>
      <w:bookmarkEnd w:id="16"/>
      <w:bookmarkEnd w:id="17"/>
      <w:bookmarkEnd w:id="18"/>
    </w:p>
    <w:p w14:paraId="767C4620" w14:textId="34A8F687" w:rsidR="00F242E1" w:rsidRPr="004503B6" w:rsidRDefault="00F242E1" w:rsidP="00F242E1">
      <w:pPr>
        <w:pStyle w:val="Body"/>
        <w:rPr>
          <w:rFonts w:ascii="Century Gothic" w:hAnsi="Century Gothic"/>
        </w:rPr>
      </w:pPr>
      <w:r w:rsidRPr="004503B6">
        <w:rPr>
          <w:rFonts w:ascii="Century Gothic" w:hAnsi="Century Gothic"/>
        </w:rPr>
        <w:t xml:space="preserve">This document describes the </w:t>
      </w:r>
      <w:r w:rsidR="003013A4" w:rsidRPr="004503B6">
        <w:rPr>
          <w:rFonts w:ascii="Century Gothic" w:hAnsi="Century Gothic"/>
        </w:rPr>
        <w:t xml:space="preserve">outline of the </w:t>
      </w:r>
      <w:r w:rsidRPr="004503B6">
        <w:rPr>
          <w:rFonts w:ascii="Century Gothic" w:hAnsi="Century Gothic"/>
        </w:rPr>
        <w:t xml:space="preserve">target architecture of the solution for </w:t>
      </w:r>
      <w:r w:rsidR="00723C23">
        <w:rPr>
          <w:rFonts w:ascii="Century Gothic" w:hAnsi="Century Gothic"/>
        </w:rPr>
        <w:t>ELGi</w:t>
      </w:r>
      <w:r w:rsidR="002638E8">
        <w:rPr>
          <w:rFonts w:ascii="Century Gothic" w:hAnsi="Century Gothic"/>
        </w:rPr>
        <w:t xml:space="preserve">. </w:t>
      </w:r>
      <w:r w:rsidRPr="004503B6">
        <w:rPr>
          <w:rFonts w:ascii="Century Gothic" w:hAnsi="Century Gothic"/>
        </w:rPr>
        <w:t xml:space="preserve">Described solution </w:t>
      </w:r>
      <w:r w:rsidR="003013A4" w:rsidRPr="004503B6">
        <w:rPr>
          <w:rFonts w:ascii="Century Gothic" w:hAnsi="Century Gothic"/>
        </w:rPr>
        <w:t>will be</w:t>
      </w:r>
      <w:r w:rsidRPr="004503B6">
        <w:rPr>
          <w:rFonts w:ascii="Century Gothic" w:hAnsi="Century Gothic"/>
        </w:rPr>
        <w:t xml:space="preserve"> delivered to the Customer via </w:t>
      </w:r>
      <w:r w:rsidR="00723C23">
        <w:rPr>
          <w:rFonts w:ascii="Century Gothic" w:hAnsi="Century Gothic"/>
        </w:rPr>
        <w:t>Thingworx</w:t>
      </w:r>
      <w:r w:rsidRPr="004503B6">
        <w:rPr>
          <w:rFonts w:ascii="Century Gothic" w:hAnsi="Century Gothic"/>
        </w:rPr>
        <w:t xml:space="preserve"> project.</w:t>
      </w:r>
    </w:p>
    <w:p w14:paraId="189B34BC" w14:textId="77777777" w:rsidR="003A7BA1" w:rsidRPr="004503B6" w:rsidRDefault="003A7BA1" w:rsidP="003A7BA1">
      <w:pPr>
        <w:pStyle w:val="Body"/>
        <w:rPr>
          <w:rFonts w:ascii="Century Gothic" w:hAnsi="Century Gothic"/>
        </w:rPr>
      </w:pPr>
      <w:r w:rsidRPr="004503B6">
        <w:rPr>
          <w:rFonts w:ascii="Century Gothic" w:hAnsi="Century Gothic"/>
        </w:rPr>
        <w:t>The intended audience of this document is as follows:</w:t>
      </w:r>
    </w:p>
    <w:p w14:paraId="1542D48F" w14:textId="77777777" w:rsidR="003A7BA1" w:rsidRPr="004503B6" w:rsidRDefault="003A7BA1" w:rsidP="001A7AAE">
      <w:pPr>
        <w:pStyle w:val="Body"/>
        <w:numPr>
          <w:ilvl w:val="0"/>
          <w:numId w:val="12"/>
        </w:numPr>
        <w:rPr>
          <w:rFonts w:ascii="Century Gothic" w:hAnsi="Century Gothic"/>
        </w:rPr>
      </w:pPr>
      <w:r w:rsidRPr="004503B6">
        <w:rPr>
          <w:rFonts w:ascii="Century Gothic" w:hAnsi="Century Gothic"/>
        </w:rPr>
        <w:t xml:space="preserve">Project Managers – to understand the </w:t>
      </w:r>
      <w:r w:rsidR="003013A4" w:rsidRPr="004503B6">
        <w:rPr>
          <w:rFonts w:ascii="Century Gothic" w:hAnsi="Century Gothic"/>
        </w:rPr>
        <w:t xml:space="preserve">possible </w:t>
      </w:r>
      <w:r w:rsidRPr="004503B6">
        <w:rPr>
          <w:rFonts w:ascii="Century Gothic" w:hAnsi="Century Gothic"/>
        </w:rPr>
        <w:t>scope of the</w:t>
      </w:r>
      <w:r w:rsidR="003013A4" w:rsidRPr="004503B6">
        <w:rPr>
          <w:rFonts w:ascii="Century Gothic" w:hAnsi="Century Gothic"/>
        </w:rPr>
        <w:t xml:space="preserve"> future</w:t>
      </w:r>
      <w:r w:rsidRPr="004503B6">
        <w:rPr>
          <w:rFonts w:ascii="Century Gothic" w:hAnsi="Century Gothic"/>
        </w:rPr>
        <w:t xml:space="preserve"> project and the intra/inter-dependencies;</w:t>
      </w:r>
    </w:p>
    <w:p w14:paraId="3FE137A2" w14:textId="77777777" w:rsidR="003A7BA1" w:rsidRPr="004503B6" w:rsidRDefault="003A7BA1" w:rsidP="003013A4">
      <w:pPr>
        <w:pStyle w:val="Body"/>
        <w:numPr>
          <w:ilvl w:val="0"/>
          <w:numId w:val="12"/>
        </w:numPr>
        <w:rPr>
          <w:rFonts w:ascii="Century Gothic" w:hAnsi="Century Gothic"/>
        </w:rPr>
      </w:pPr>
      <w:r w:rsidRPr="004503B6">
        <w:rPr>
          <w:rFonts w:ascii="Century Gothic" w:hAnsi="Century Gothic"/>
        </w:rPr>
        <w:t xml:space="preserve">Solution Architects and Technical Authorities – to understand the breadth and depth of the </w:t>
      </w:r>
      <w:r w:rsidR="003013A4" w:rsidRPr="004503B6">
        <w:rPr>
          <w:rFonts w:ascii="Century Gothic" w:hAnsi="Century Gothic"/>
        </w:rPr>
        <w:t xml:space="preserve">proposed </w:t>
      </w:r>
      <w:r w:rsidRPr="004503B6">
        <w:rPr>
          <w:rFonts w:ascii="Century Gothic" w:hAnsi="Century Gothic"/>
        </w:rPr>
        <w:t>solution, impact on the overall IT Landscape</w:t>
      </w:r>
      <w:r w:rsidR="003013A4" w:rsidRPr="004503B6">
        <w:rPr>
          <w:rFonts w:ascii="Century Gothic" w:hAnsi="Century Gothic"/>
        </w:rPr>
        <w:t>.</w:t>
      </w:r>
    </w:p>
    <w:p w14:paraId="3E2018D8" w14:textId="77777777" w:rsidR="00727505" w:rsidRPr="004503B6" w:rsidRDefault="00727505" w:rsidP="00901C1A">
      <w:pPr>
        <w:pStyle w:val="Heading2"/>
        <w:rPr>
          <w:rFonts w:ascii="Century Gothic" w:hAnsi="Century Gothic"/>
        </w:rPr>
      </w:pPr>
      <w:bookmarkStart w:id="19" w:name="_Toc198700192"/>
      <w:bookmarkStart w:id="20" w:name="_Toc224015406"/>
      <w:bookmarkStart w:id="21" w:name="_Toc276482156"/>
      <w:bookmarkStart w:id="22" w:name="_Toc34749310"/>
      <w:r w:rsidRPr="004503B6">
        <w:rPr>
          <w:rFonts w:ascii="Century Gothic" w:hAnsi="Century Gothic"/>
        </w:rPr>
        <w:t>Document Overview</w:t>
      </w:r>
      <w:bookmarkEnd w:id="19"/>
      <w:bookmarkEnd w:id="20"/>
      <w:bookmarkEnd w:id="21"/>
      <w:bookmarkEnd w:id="22"/>
    </w:p>
    <w:p w14:paraId="7065EBE2" w14:textId="77777777" w:rsidR="00C4795E" w:rsidRPr="004503B6" w:rsidRDefault="0079204A" w:rsidP="00C4795E">
      <w:pPr>
        <w:pStyle w:val="Body"/>
        <w:rPr>
          <w:rFonts w:ascii="Century Gothic" w:hAnsi="Century Gothic"/>
          <w:lang w:eastAsia="en-US"/>
        </w:rPr>
      </w:pPr>
      <w:r w:rsidRPr="004503B6">
        <w:rPr>
          <w:rFonts w:ascii="Century Gothic" w:hAnsi="Century Gothic"/>
          <w:lang w:eastAsia="en-US"/>
        </w:rPr>
        <w:t>This document is organized in</w:t>
      </w:r>
      <w:r w:rsidR="00423D9A" w:rsidRPr="004503B6">
        <w:rPr>
          <w:rFonts w:ascii="Century Gothic" w:hAnsi="Century Gothic"/>
          <w:lang w:eastAsia="en-US"/>
        </w:rPr>
        <w:t>to</w:t>
      </w:r>
      <w:r w:rsidRPr="004503B6">
        <w:rPr>
          <w:rFonts w:ascii="Century Gothic" w:hAnsi="Century Gothic"/>
          <w:lang w:eastAsia="en-US"/>
        </w:rPr>
        <w:t xml:space="preserve"> the following sections:</w:t>
      </w:r>
    </w:p>
    <w:p w14:paraId="11174001" w14:textId="77777777" w:rsidR="0079204A" w:rsidRPr="004503B6" w:rsidRDefault="0079204A" w:rsidP="001A7AAE">
      <w:pPr>
        <w:pStyle w:val="Body"/>
        <w:numPr>
          <w:ilvl w:val="0"/>
          <w:numId w:val="13"/>
        </w:numPr>
        <w:rPr>
          <w:rFonts w:ascii="Century Gothic" w:hAnsi="Century Gothic"/>
        </w:rPr>
      </w:pPr>
      <w:r w:rsidRPr="004503B6">
        <w:rPr>
          <w:rFonts w:ascii="Century Gothic" w:hAnsi="Century Gothic"/>
        </w:rPr>
        <w:t xml:space="preserve">Section 1 provides </w:t>
      </w:r>
      <w:r w:rsidR="00DD0652" w:rsidRPr="004503B6">
        <w:rPr>
          <w:rFonts w:ascii="Century Gothic" w:hAnsi="Century Gothic"/>
        </w:rPr>
        <w:t>an</w:t>
      </w:r>
      <w:r w:rsidRPr="004503B6">
        <w:rPr>
          <w:rFonts w:ascii="Century Gothic" w:hAnsi="Century Gothic"/>
        </w:rPr>
        <w:t xml:space="preserve"> overview of the document</w:t>
      </w:r>
      <w:r w:rsidR="004A779B" w:rsidRPr="004503B6">
        <w:rPr>
          <w:rFonts w:ascii="Century Gothic" w:hAnsi="Century Gothic"/>
        </w:rPr>
        <w:t xml:space="preserve"> itself</w:t>
      </w:r>
      <w:r w:rsidRPr="004503B6">
        <w:rPr>
          <w:rFonts w:ascii="Century Gothic" w:hAnsi="Century Gothic"/>
        </w:rPr>
        <w:t xml:space="preserve">, </w:t>
      </w:r>
      <w:r w:rsidR="004A779B" w:rsidRPr="004503B6">
        <w:rPr>
          <w:rFonts w:ascii="Century Gothic" w:hAnsi="Century Gothic"/>
        </w:rPr>
        <w:t xml:space="preserve">used </w:t>
      </w:r>
      <w:r w:rsidRPr="004503B6">
        <w:rPr>
          <w:rFonts w:ascii="Century Gothic" w:hAnsi="Century Gothic"/>
        </w:rPr>
        <w:t>terminology and glossary</w:t>
      </w:r>
      <w:r w:rsidR="00DD0652" w:rsidRPr="004503B6">
        <w:rPr>
          <w:rFonts w:ascii="Century Gothic" w:hAnsi="Century Gothic"/>
        </w:rPr>
        <w:t>; it also provides</w:t>
      </w:r>
      <w:r w:rsidR="00423D9A" w:rsidRPr="004503B6">
        <w:rPr>
          <w:rFonts w:ascii="Century Gothic" w:hAnsi="Century Gothic"/>
        </w:rPr>
        <w:t xml:space="preserve"> </w:t>
      </w:r>
      <w:r w:rsidR="00DD0652" w:rsidRPr="004503B6">
        <w:rPr>
          <w:rFonts w:ascii="Century Gothic" w:hAnsi="Century Gothic"/>
        </w:rPr>
        <w:t xml:space="preserve">the </w:t>
      </w:r>
      <w:r w:rsidRPr="004503B6">
        <w:rPr>
          <w:rFonts w:ascii="Century Gothic" w:hAnsi="Century Gothic"/>
        </w:rPr>
        <w:t>document life cycle description.</w:t>
      </w:r>
    </w:p>
    <w:p w14:paraId="43FF266D" w14:textId="6B8A4C3B" w:rsidR="00727505" w:rsidRPr="004503B6" w:rsidRDefault="00727505" w:rsidP="001A7AAE">
      <w:pPr>
        <w:pStyle w:val="Body"/>
        <w:numPr>
          <w:ilvl w:val="0"/>
          <w:numId w:val="13"/>
        </w:numPr>
        <w:rPr>
          <w:rFonts w:ascii="Century Gothic" w:hAnsi="Century Gothic"/>
        </w:rPr>
      </w:pPr>
      <w:r w:rsidRPr="004503B6">
        <w:rPr>
          <w:rFonts w:ascii="Century Gothic" w:hAnsi="Century Gothic"/>
        </w:rPr>
        <w:t xml:space="preserve">Section 2 provides a summary of the </w:t>
      </w:r>
      <w:r w:rsidR="00B01EDC" w:rsidRPr="004503B6">
        <w:rPr>
          <w:rFonts w:ascii="Century Gothic" w:hAnsi="Century Gothic"/>
        </w:rPr>
        <w:t xml:space="preserve">project context, </w:t>
      </w:r>
      <w:r w:rsidRPr="004503B6">
        <w:rPr>
          <w:rFonts w:ascii="Century Gothic" w:hAnsi="Century Gothic"/>
        </w:rPr>
        <w:t xml:space="preserve">business </w:t>
      </w:r>
      <w:r w:rsidR="0079204A" w:rsidRPr="004503B6">
        <w:rPr>
          <w:rFonts w:ascii="Century Gothic" w:hAnsi="Century Gothic"/>
        </w:rPr>
        <w:t>goa</w:t>
      </w:r>
      <w:r w:rsidR="004A779B" w:rsidRPr="004503B6">
        <w:rPr>
          <w:rFonts w:ascii="Century Gothic" w:hAnsi="Century Gothic"/>
        </w:rPr>
        <w:t>ls</w:t>
      </w:r>
      <w:r w:rsidR="0079204A" w:rsidRPr="004503B6">
        <w:rPr>
          <w:rFonts w:ascii="Century Gothic" w:hAnsi="Century Gothic"/>
        </w:rPr>
        <w:t xml:space="preserve"> of the project</w:t>
      </w:r>
      <w:r w:rsidRPr="004503B6">
        <w:rPr>
          <w:rFonts w:ascii="Century Gothic" w:hAnsi="Century Gothic"/>
        </w:rPr>
        <w:t>.</w:t>
      </w:r>
    </w:p>
    <w:p w14:paraId="2E72090D" w14:textId="1CC9707D" w:rsidR="00727505" w:rsidRPr="004503B6" w:rsidRDefault="00727505" w:rsidP="001A7AAE">
      <w:pPr>
        <w:pStyle w:val="Body"/>
        <w:numPr>
          <w:ilvl w:val="0"/>
          <w:numId w:val="13"/>
        </w:numPr>
        <w:rPr>
          <w:rFonts w:ascii="Century Gothic" w:hAnsi="Century Gothic"/>
        </w:rPr>
      </w:pPr>
      <w:r w:rsidRPr="004503B6">
        <w:rPr>
          <w:rFonts w:ascii="Century Gothic" w:hAnsi="Century Gothic"/>
        </w:rPr>
        <w:t xml:space="preserve">Section 3 </w:t>
      </w:r>
      <w:r w:rsidR="001B4726" w:rsidRPr="004503B6">
        <w:rPr>
          <w:rFonts w:ascii="Century Gothic" w:hAnsi="Century Gothic"/>
        </w:rPr>
        <w:t xml:space="preserve">includes </w:t>
      </w:r>
      <w:r w:rsidR="00350702" w:rsidRPr="004503B6">
        <w:rPr>
          <w:rFonts w:ascii="Century Gothic" w:hAnsi="Century Gothic"/>
        </w:rPr>
        <w:t>blueprint</w:t>
      </w:r>
      <w:r w:rsidR="00B01EDC" w:rsidRPr="004503B6">
        <w:rPr>
          <w:rFonts w:ascii="Century Gothic" w:hAnsi="Century Gothic"/>
        </w:rPr>
        <w:t xml:space="preserve"> description. This chapter contains a </w:t>
      </w:r>
      <w:r w:rsidR="001B4726" w:rsidRPr="004503B6">
        <w:rPr>
          <w:rFonts w:ascii="Century Gothic" w:hAnsi="Century Gothic"/>
        </w:rPr>
        <w:t xml:space="preserve">catalog of the system components used in </w:t>
      </w:r>
      <w:r w:rsidR="00B01EDC" w:rsidRPr="004503B6">
        <w:rPr>
          <w:rFonts w:ascii="Century Gothic" w:hAnsi="Century Gothic"/>
        </w:rPr>
        <w:t xml:space="preserve">the solution and also </w:t>
      </w:r>
      <w:r w:rsidRPr="004503B6">
        <w:rPr>
          <w:rFonts w:ascii="Century Gothic" w:hAnsi="Century Gothic"/>
        </w:rPr>
        <w:t>describes the</w:t>
      </w:r>
      <w:r w:rsidR="004A779B" w:rsidRPr="004503B6">
        <w:rPr>
          <w:rFonts w:ascii="Century Gothic" w:hAnsi="Century Gothic"/>
        </w:rPr>
        <w:t xml:space="preserve"> </w:t>
      </w:r>
      <w:r w:rsidR="00723C23" w:rsidRPr="004503B6">
        <w:rPr>
          <w:rFonts w:ascii="Century Gothic" w:hAnsi="Century Gothic"/>
        </w:rPr>
        <w:t>high-level</w:t>
      </w:r>
      <w:r w:rsidR="004A779B" w:rsidRPr="004503B6">
        <w:rPr>
          <w:rFonts w:ascii="Century Gothic" w:hAnsi="Century Gothic"/>
        </w:rPr>
        <w:t xml:space="preserve"> arch</w:t>
      </w:r>
      <w:r w:rsidR="00DA0DBD" w:rsidRPr="004503B6">
        <w:rPr>
          <w:rFonts w:ascii="Century Gothic" w:hAnsi="Century Gothic"/>
        </w:rPr>
        <w:t xml:space="preserve">itecture of the baseline state </w:t>
      </w:r>
      <w:r w:rsidR="004A779B" w:rsidRPr="004503B6">
        <w:rPr>
          <w:rFonts w:ascii="Century Gothic" w:hAnsi="Century Gothic"/>
        </w:rPr>
        <w:t xml:space="preserve">and the </w:t>
      </w:r>
      <w:r w:rsidR="00645344" w:rsidRPr="004503B6">
        <w:rPr>
          <w:rFonts w:ascii="Century Gothic" w:hAnsi="Century Gothic"/>
        </w:rPr>
        <w:t>target state</w:t>
      </w:r>
      <w:r w:rsidR="00396026" w:rsidRPr="004503B6">
        <w:rPr>
          <w:rFonts w:ascii="Century Gothic" w:hAnsi="Century Gothic"/>
        </w:rPr>
        <w:t>.</w:t>
      </w:r>
      <w:r w:rsidR="002638E8">
        <w:rPr>
          <w:rFonts w:ascii="Century Gothic" w:hAnsi="Century Gothic"/>
        </w:rPr>
        <w:t xml:space="preserve"> </w:t>
      </w:r>
    </w:p>
    <w:p w14:paraId="5B3B27F5" w14:textId="77777777" w:rsidR="005B1594" w:rsidRDefault="00727505" w:rsidP="001A7AAE">
      <w:pPr>
        <w:pStyle w:val="Body"/>
        <w:numPr>
          <w:ilvl w:val="0"/>
          <w:numId w:val="13"/>
        </w:numPr>
        <w:rPr>
          <w:rFonts w:ascii="Century Gothic" w:hAnsi="Century Gothic"/>
        </w:rPr>
      </w:pPr>
      <w:r w:rsidRPr="004503B6">
        <w:rPr>
          <w:rFonts w:ascii="Century Gothic" w:hAnsi="Century Gothic"/>
        </w:rPr>
        <w:t>Section 4</w:t>
      </w:r>
      <w:r w:rsidR="004A779B" w:rsidRPr="004503B6">
        <w:rPr>
          <w:rFonts w:ascii="Century Gothic" w:hAnsi="Century Gothic"/>
        </w:rPr>
        <w:t xml:space="preserve"> contains list of all the use cases </w:t>
      </w:r>
      <w:r w:rsidR="00865D12" w:rsidRPr="004503B6">
        <w:rPr>
          <w:rFonts w:ascii="Century Gothic" w:hAnsi="Century Gothic"/>
        </w:rPr>
        <w:t>proposed which</w:t>
      </w:r>
      <w:r w:rsidR="004A779B" w:rsidRPr="004503B6">
        <w:rPr>
          <w:rFonts w:ascii="Century Gothic" w:hAnsi="Century Gothic"/>
        </w:rPr>
        <w:t xml:space="preserve"> will be implemented as part of this solution.</w:t>
      </w:r>
      <w:r w:rsidR="00865D12" w:rsidRPr="004503B6">
        <w:rPr>
          <w:rFonts w:ascii="Century Gothic" w:hAnsi="Century Gothic"/>
        </w:rPr>
        <w:t xml:space="preserve"> At this stage only outline of work packages is provided. </w:t>
      </w:r>
    </w:p>
    <w:p w14:paraId="67D20F50" w14:textId="2B07EC71" w:rsidR="00727505" w:rsidRPr="005B1594" w:rsidRDefault="005B1594" w:rsidP="005B1594">
      <w:pPr>
        <w:pStyle w:val="Body"/>
        <w:rPr>
          <w:rFonts w:ascii="Century Gothic" w:hAnsi="Century Gothic"/>
        </w:rPr>
      </w:pPr>
      <w:r>
        <w:rPr>
          <w:rFonts w:ascii="Century Gothic" w:hAnsi="Century Gothic"/>
        </w:rPr>
        <w:t>The f</w:t>
      </w:r>
      <w:r w:rsidR="00761E39" w:rsidRPr="005B1594">
        <w:rPr>
          <w:rFonts w:ascii="Century Gothic" w:hAnsi="Century Gothic"/>
        </w:rPr>
        <w:t xml:space="preserve">eature level </w:t>
      </w:r>
      <w:r w:rsidR="00865D12" w:rsidRPr="005B1594">
        <w:rPr>
          <w:rFonts w:ascii="Century Gothic" w:hAnsi="Century Gothic"/>
        </w:rPr>
        <w:t xml:space="preserve">technical design details </w:t>
      </w:r>
      <w:r>
        <w:rPr>
          <w:rFonts w:ascii="Century Gothic" w:hAnsi="Century Gothic"/>
        </w:rPr>
        <w:t xml:space="preserve">will be expanded within the same document as </w:t>
      </w:r>
      <w:r w:rsidR="00865D12" w:rsidRPr="005B1594">
        <w:rPr>
          <w:rFonts w:ascii="Century Gothic" w:hAnsi="Century Gothic"/>
        </w:rPr>
        <w:t>the project</w:t>
      </w:r>
      <w:r w:rsidRPr="005B1594">
        <w:rPr>
          <w:rFonts w:ascii="Century Gothic" w:hAnsi="Century Gothic"/>
        </w:rPr>
        <w:t xml:space="preserve"> development</w:t>
      </w:r>
      <w:r w:rsidR="00865D12" w:rsidRPr="005B1594">
        <w:rPr>
          <w:rFonts w:ascii="Century Gothic" w:hAnsi="Century Gothic"/>
        </w:rPr>
        <w:t xml:space="preserve"> starts.</w:t>
      </w:r>
      <w:r>
        <w:rPr>
          <w:rFonts w:ascii="Century Gothic" w:hAnsi="Century Gothic"/>
        </w:rPr>
        <w:t xml:space="preserve"> This remains a live document until the end of the solution development. Changes to this document shall be monitored and version controlled.</w:t>
      </w:r>
    </w:p>
    <w:p w14:paraId="389E1E72" w14:textId="70AAD0D4" w:rsidR="002638E8" w:rsidRPr="004503B6" w:rsidRDefault="002638E8" w:rsidP="002638E8">
      <w:pPr>
        <w:pStyle w:val="Heading2"/>
        <w:rPr>
          <w:rFonts w:ascii="Century Gothic" w:hAnsi="Century Gothic"/>
        </w:rPr>
      </w:pPr>
      <w:bookmarkStart w:id="23" w:name="_Ref420590354"/>
      <w:bookmarkStart w:id="24" w:name="_Toc34749311"/>
      <w:r>
        <w:rPr>
          <w:rFonts w:ascii="Century Gothic" w:hAnsi="Century Gothic"/>
        </w:rPr>
        <w:t>Document Lifecycle</w:t>
      </w:r>
    </w:p>
    <w:p w14:paraId="714D2C01" w14:textId="2502CD76" w:rsidR="002638E8" w:rsidRPr="002638E8" w:rsidRDefault="002638E8" w:rsidP="002638E8">
      <w:pPr>
        <w:pStyle w:val="Heading2"/>
        <w:numPr>
          <w:ilvl w:val="0"/>
          <w:numId w:val="0"/>
        </w:numPr>
        <w:ind w:left="567"/>
        <w:rPr>
          <w:rFonts w:ascii="Century Gothic" w:hAnsi="Century Gothic" w:cs="Times New Roman"/>
          <w:b w:val="0"/>
          <w:bCs w:val="0"/>
          <w:iCs w:val="0"/>
          <w:sz w:val="20"/>
          <w:szCs w:val="24"/>
          <w:lang w:eastAsia="en-US"/>
        </w:rPr>
      </w:pPr>
      <w:r w:rsidRPr="002638E8">
        <w:rPr>
          <w:rFonts w:ascii="Century Gothic" w:hAnsi="Century Gothic" w:cs="Times New Roman"/>
          <w:b w:val="0"/>
          <w:bCs w:val="0"/>
          <w:iCs w:val="0"/>
          <w:sz w:val="20"/>
          <w:szCs w:val="24"/>
          <w:lang w:eastAsia="en-US"/>
        </w:rPr>
        <w:t>This document describes the outline of the target architecture of the solution for ELGi. Described solution will be delivered</w:t>
      </w:r>
    </w:p>
    <w:p w14:paraId="1B0C63BB" w14:textId="26219490" w:rsidR="007B6B7D" w:rsidRPr="004503B6" w:rsidRDefault="007B6B7D" w:rsidP="007B6B7D">
      <w:pPr>
        <w:pStyle w:val="Heading2"/>
        <w:rPr>
          <w:rFonts w:ascii="Century Gothic" w:hAnsi="Century Gothic"/>
        </w:rPr>
      </w:pPr>
      <w:r w:rsidRPr="004503B6">
        <w:rPr>
          <w:rFonts w:ascii="Century Gothic" w:hAnsi="Century Gothic"/>
        </w:rPr>
        <w:t>Reference Documents</w:t>
      </w:r>
      <w:bookmarkEnd w:id="23"/>
      <w:bookmarkEnd w:id="24"/>
    </w:p>
    <w:p w14:paraId="455ACC35" w14:textId="48BFE743" w:rsidR="007B6B7D" w:rsidRPr="004503B6" w:rsidRDefault="007B6B7D" w:rsidP="007B6B7D">
      <w:pPr>
        <w:pStyle w:val="Body"/>
        <w:rPr>
          <w:rFonts w:ascii="Century Gothic" w:hAnsi="Century Gothic"/>
        </w:rPr>
      </w:pPr>
      <w:r w:rsidRPr="004503B6">
        <w:rPr>
          <w:rFonts w:ascii="Century Gothic" w:hAnsi="Century Gothic"/>
        </w:rPr>
        <w:t>Section below lists all the documents which are relevant for the audience of this specification.</w:t>
      </w:r>
    </w:p>
    <w:tbl>
      <w:tblPr>
        <w:tblStyle w:val="TableGrid"/>
        <w:tblW w:w="10238" w:type="dxa"/>
        <w:tblInd w:w="720" w:type="dxa"/>
        <w:tblLayout w:type="fixed"/>
        <w:tblLook w:val="04A0" w:firstRow="1" w:lastRow="0" w:firstColumn="1" w:lastColumn="0" w:noHBand="0" w:noVBand="1"/>
      </w:tblPr>
      <w:tblGrid>
        <w:gridCol w:w="599"/>
        <w:gridCol w:w="2645"/>
        <w:gridCol w:w="1134"/>
        <w:gridCol w:w="851"/>
        <w:gridCol w:w="850"/>
        <w:gridCol w:w="4159"/>
      </w:tblGrid>
      <w:tr w:rsidR="007B6B7D" w:rsidRPr="004503B6" w14:paraId="540B875C" w14:textId="77777777" w:rsidTr="00761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758EDD6" w14:textId="77777777" w:rsidR="007B6B7D" w:rsidRPr="004503B6" w:rsidRDefault="007B6B7D" w:rsidP="007B6B7D">
            <w:pPr>
              <w:pStyle w:val="TableHeader"/>
              <w:rPr>
                <w:rFonts w:ascii="Century Gothic" w:hAnsi="Century Gothic"/>
              </w:rPr>
            </w:pPr>
            <w:r w:rsidRPr="004503B6">
              <w:rPr>
                <w:rFonts w:ascii="Century Gothic" w:hAnsi="Century Gothic"/>
              </w:rPr>
              <w:t>ID</w:t>
            </w:r>
          </w:p>
        </w:tc>
        <w:tc>
          <w:tcPr>
            <w:tcW w:w="2645" w:type="dxa"/>
          </w:tcPr>
          <w:p w14:paraId="39A909C1" w14:textId="77777777" w:rsidR="007B6B7D" w:rsidRPr="004503B6" w:rsidRDefault="007B6B7D" w:rsidP="007B6B7D">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Document name</w:t>
            </w:r>
          </w:p>
        </w:tc>
        <w:tc>
          <w:tcPr>
            <w:tcW w:w="1134" w:type="dxa"/>
          </w:tcPr>
          <w:p w14:paraId="24E7F0E1" w14:textId="77777777" w:rsidR="007B6B7D" w:rsidRPr="004503B6" w:rsidRDefault="007B6B7D" w:rsidP="007B6B7D">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Version</w:t>
            </w:r>
          </w:p>
        </w:tc>
        <w:tc>
          <w:tcPr>
            <w:tcW w:w="851" w:type="dxa"/>
          </w:tcPr>
          <w:p w14:paraId="7110B151" w14:textId="77777777" w:rsidR="007B6B7D" w:rsidRPr="004503B6" w:rsidRDefault="007B6B7D" w:rsidP="007B6B7D">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Date</w:t>
            </w:r>
          </w:p>
        </w:tc>
        <w:tc>
          <w:tcPr>
            <w:tcW w:w="850" w:type="dxa"/>
          </w:tcPr>
          <w:p w14:paraId="286F5881" w14:textId="77777777" w:rsidR="007B6B7D" w:rsidRPr="004503B6" w:rsidRDefault="007B6B7D" w:rsidP="007B6B7D">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Owner</w:t>
            </w:r>
          </w:p>
        </w:tc>
        <w:tc>
          <w:tcPr>
            <w:tcW w:w="4159" w:type="dxa"/>
          </w:tcPr>
          <w:p w14:paraId="52A30BE1" w14:textId="77777777" w:rsidR="007B6B7D" w:rsidRPr="004503B6" w:rsidRDefault="007B6B7D" w:rsidP="007B6B7D">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Document description</w:t>
            </w:r>
          </w:p>
        </w:tc>
      </w:tr>
      <w:tr w:rsidR="007B6B7D" w:rsidRPr="004503B6" w14:paraId="3DFB7FE0" w14:textId="77777777" w:rsidTr="00761E39">
        <w:tc>
          <w:tcPr>
            <w:cnfStyle w:val="001000000000" w:firstRow="0" w:lastRow="0" w:firstColumn="1" w:lastColumn="0" w:oddVBand="0" w:evenVBand="0" w:oddHBand="0" w:evenHBand="0" w:firstRowFirstColumn="0" w:firstRowLastColumn="0" w:lastRowFirstColumn="0" w:lastRowLastColumn="0"/>
            <w:tcW w:w="599" w:type="dxa"/>
          </w:tcPr>
          <w:p w14:paraId="5954BF58" w14:textId="77777777" w:rsidR="007B6B7D" w:rsidRPr="004503B6" w:rsidRDefault="007B6B7D" w:rsidP="00D94051">
            <w:pPr>
              <w:pStyle w:val="TableBody"/>
              <w:numPr>
                <w:ilvl w:val="0"/>
                <w:numId w:val="16"/>
              </w:numPr>
              <w:rPr>
                <w:rFonts w:ascii="Century Gothic" w:hAnsi="Century Gothic"/>
              </w:rPr>
            </w:pPr>
          </w:p>
        </w:tc>
        <w:tc>
          <w:tcPr>
            <w:tcW w:w="2645" w:type="dxa"/>
          </w:tcPr>
          <w:p w14:paraId="233D7487" w14:textId="499F66E3" w:rsidR="007B6B7D" w:rsidRPr="004503B6" w:rsidRDefault="001E6F88"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6F88">
              <w:rPr>
                <w:rFonts w:ascii="Century Gothic" w:hAnsi="Century Gothic"/>
              </w:rPr>
              <w:t>AA_Cloud Requirement_finalDocument</w:t>
            </w:r>
          </w:p>
        </w:tc>
        <w:tc>
          <w:tcPr>
            <w:tcW w:w="1134" w:type="dxa"/>
          </w:tcPr>
          <w:p w14:paraId="07AC258E" w14:textId="505699DF" w:rsidR="007B6B7D" w:rsidRPr="004503B6" w:rsidRDefault="007B6B7D"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851" w:type="dxa"/>
          </w:tcPr>
          <w:p w14:paraId="72296923" w14:textId="25CC2715" w:rsidR="007B6B7D" w:rsidRPr="004503B6" w:rsidRDefault="001E6F88"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&lt;TBD&gt;</w:t>
            </w:r>
          </w:p>
        </w:tc>
        <w:tc>
          <w:tcPr>
            <w:tcW w:w="850" w:type="dxa"/>
          </w:tcPr>
          <w:p w14:paraId="39B35887" w14:textId="6F03E83C" w:rsidR="007B6B7D" w:rsidRPr="004503B6" w:rsidRDefault="001E6F88"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ELGi</w:t>
            </w:r>
          </w:p>
        </w:tc>
        <w:tc>
          <w:tcPr>
            <w:tcW w:w="4159" w:type="dxa"/>
          </w:tcPr>
          <w:p w14:paraId="305813C7" w14:textId="728885A4" w:rsidR="007B6B7D" w:rsidRPr="004503B6" w:rsidRDefault="001E6F88"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Provides reference to requirements documented by ELGi</w:t>
            </w:r>
          </w:p>
        </w:tc>
      </w:tr>
      <w:tr w:rsidR="007B6B7D" w:rsidRPr="004503B6" w14:paraId="3D9033FA" w14:textId="77777777" w:rsidTr="00761E39">
        <w:tc>
          <w:tcPr>
            <w:cnfStyle w:val="001000000000" w:firstRow="0" w:lastRow="0" w:firstColumn="1" w:lastColumn="0" w:oddVBand="0" w:evenVBand="0" w:oddHBand="0" w:evenHBand="0" w:firstRowFirstColumn="0" w:firstRowLastColumn="0" w:lastRowFirstColumn="0" w:lastRowLastColumn="0"/>
            <w:tcW w:w="599" w:type="dxa"/>
          </w:tcPr>
          <w:p w14:paraId="74659242" w14:textId="77777777" w:rsidR="007B6B7D" w:rsidRPr="004503B6" w:rsidRDefault="007B6B7D" w:rsidP="00D94051">
            <w:pPr>
              <w:pStyle w:val="TableBody"/>
              <w:numPr>
                <w:ilvl w:val="0"/>
                <w:numId w:val="16"/>
              </w:numPr>
              <w:rPr>
                <w:rFonts w:ascii="Century Gothic" w:hAnsi="Century Gothic"/>
              </w:rPr>
            </w:pPr>
          </w:p>
        </w:tc>
        <w:tc>
          <w:tcPr>
            <w:tcW w:w="2645" w:type="dxa"/>
          </w:tcPr>
          <w:p w14:paraId="77A8DEAA" w14:textId="1FD86AEC"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Data Model Document</w:t>
            </w:r>
          </w:p>
        </w:tc>
        <w:tc>
          <w:tcPr>
            <w:tcW w:w="1134" w:type="dxa"/>
          </w:tcPr>
          <w:p w14:paraId="24732728" w14:textId="74CF0B06"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1.0</w:t>
            </w:r>
          </w:p>
        </w:tc>
        <w:tc>
          <w:tcPr>
            <w:tcW w:w="851" w:type="dxa"/>
          </w:tcPr>
          <w:p w14:paraId="70B1E5B2" w14:textId="7B6A93C0"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&lt;TBD&gt;</w:t>
            </w:r>
          </w:p>
        </w:tc>
        <w:tc>
          <w:tcPr>
            <w:tcW w:w="850" w:type="dxa"/>
          </w:tcPr>
          <w:p w14:paraId="73C5D865" w14:textId="6571B4EE"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ELGi</w:t>
            </w:r>
          </w:p>
        </w:tc>
        <w:tc>
          <w:tcPr>
            <w:tcW w:w="4159" w:type="dxa"/>
          </w:tcPr>
          <w:p w14:paraId="080B88EA" w14:textId="5E146B58"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Provides the data model specification and details for assets and its parameters.</w:t>
            </w:r>
          </w:p>
        </w:tc>
      </w:tr>
      <w:tr w:rsidR="007B6B7D" w:rsidRPr="004503B6" w14:paraId="3EE40DC7" w14:textId="77777777" w:rsidTr="00761E39">
        <w:tc>
          <w:tcPr>
            <w:cnfStyle w:val="001000000000" w:firstRow="0" w:lastRow="0" w:firstColumn="1" w:lastColumn="0" w:oddVBand="0" w:evenVBand="0" w:oddHBand="0" w:evenHBand="0" w:firstRowFirstColumn="0" w:firstRowLastColumn="0" w:lastRowFirstColumn="0" w:lastRowLastColumn="0"/>
            <w:tcW w:w="599" w:type="dxa"/>
          </w:tcPr>
          <w:p w14:paraId="6026D5C9" w14:textId="77777777" w:rsidR="007B6B7D" w:rsidRPr="004503B6" w:rsidRDefault="007B6B7D" w:rsidP="00D94051">
            <w:pPr>
              <w:pStyle w:val="TableBody"/>
              <w:numPr>
                <w:ilvl w:val="0"/>
                <w:numId w:val="16"/>
              </w:numPr>
              <w:rPr>
                <w:rFonts w:ascii="Century Gothic" w:hAnsi="Century Gothic"/>
              </w:rPr>
            </w:pPr>
          </w:p>
        </w:tc>
        <w:tc>
          <w:tcPr>
            <w:tcW w:w="2645" w:type="dxa"/>
          </w:tcPr>
          <w:p w14:paraId="4CE4634D" w14:textId="27547FCB"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Integration Document</w:t>
            </w:r>
          </w:p>
        </w:tc>
        <w:tc>
          <w:tcPr>
            <w:tcW w:w="1134" w:type="dxa"/>
          </w:tcPr>
          <w:p w14:paraId="70C24E4C" w14:textId="7D3C01D9"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1.0</w:t>
            </w:r>
          </w:p>
        </w:tc>
        <w:tc>
          <w:tcPr>
            <w:tcW w:w="851" w:type="dxa"/>
          </w:tcPr>
          <w:p w14:paraId="6942A4D4" w14:textId="14FEA6E1"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&lt;TBD&gt;</w:t>
            </w:r>
          </w:p>
        </w:tc>
        <w:tc>
          <w:tcPr>
            <w:tcW w:w="850" w:type="dxa"/>
          </w:tcPr>
          <w:p w14:paraId="3CBA5685" w14:textId="5E135057"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ELGi</w:t>
            </w:r>
          </w:p>
        </w:tc>
        <w:tc>
          <w:tcPr>
            <w:tcW w:w="4159" w:type="dxa"/>
          </w:tcPr>
          <w:p w14:paraId="53960FAC" w14:textId="517AAB68" w:rsidR="007B6B7D" w:rsidRPr="004503B6" w:rsidRDefault="00723C23" w:rsidP="002445C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Provides the integration specifications for 3</w:t>
            </w:r>
            <w:r w:rsidRPr="00723C23">
              <w:rPr>
                <w:rFonts w:ascii="Century Gothic" w:hAnsi="Century Gothic"/>
                <w:vertAlign w:val="superscript"/>
              </w:rPr>
              <w:t>rd</w:t>
            </w:r>
            <w:r>
              <w:rPr>
                <w:rFonts w:ascii="Century Gothic" w:hAnsi="Century Gothic"/>
              </w:rPr>
              <w:t xml:space="preserve"> party integration with LN, CRM and CCS.</w:t>
            </w:r>
          </w:p>
        </w:tc>
      </w:tr>
    </w:tbl>
    <w:p w14:paraId="4DF17265" w14:textId="77777777" w:rsidR="006F1520" w:rsidRPr="004503B6" w:rsidRDefault="00727505" w:rsidP="006F1520">
      <w:pPr>
        <w:pStyle w:val="Heading2"/>
        <w:rPr>
          <w:rFonts w:ascii="Century Gothic" w:hAnsi="Century Gothic"/>
        </w:rPr>
      </w:pPr>
      <w:bookmarkStart w:id="25" w:name="_Toc198700193"/>
      <w:bookmarkStart w:id="26" w:name="_Toc224015407"/>
      <w:bookmarkStart w:id="27" w:name="_Toc276482157"/>
      <w:bookmarkStart w:id="28" w:name="_Toc34749312"/>
      <w:r w:rsidRPr="004503B6">
        <w:rPr>
          <w:rFonts w:ascii="Century Gothic" w:hAnsi="Century Gothic"/>
        </w:rPr>
        <w:lastRenderedPageBreak/>
        <w:t xml:space="preserve">Definitions, </w:t>
      </w:r>
      <w:r w:rsidR="00E54719" w:rsidRPr="004503B6">
        <w:rPr>
          <w:rFonts w:ascii="Century Gothic" w:hAnsi="Century Gothic"/>
        </w:rPr>
        <w:t>Acronyms</w:t>
      </w:r>
      <w:r w:rsidRPr="004503B6">
        <w:rPr>
          <w:rFonts w:ascii="Century Gothic" w:hAnsi="Century Gothic"/>
        </w:rPr>
        <w:t xml:space="preserve"> and Notation</w:t>
      </w:r>
      <w:bookmarkEnd w:id="25"/>
      <w:bookmarkEnd w:id="26"/>
      <w:bookmarkEnd w:id="27"/>
      <w:bookmarkEnd w:id="28"/>
    </w:p>
    <w:p w14:paraId="1D144538" w14:textId="77777777" w:rsidR="00F71B9E" w:rsidRPr="004503B6" w:rsidRDefault="00727505" w:rsidP="00574197">
      <w:pPr>
        <w:pStyle w:val="Heading3"/>
        <w:rPr>
          <w:rFonts w:ascii="Century Gothic" w:hAnsi="Century Gothic"/>
        </w:rPr>
      </w:pPr>
      <w:bookmarkStart w:id="29" w:name="_Toc198700194"/>
      <w:bookmarkStart w:id="30" w:name="_Toc224015408"/>
      <w:bookmarkStart w:id="31" w:name="_Toc276482158"/>
      <w:bookmarkStart w:id="32" w:name="_Toc34749313"/>
      <w:r w:rsidRPr="004503B6">
        <w:rPr>
          <w:rFonts w:ascii="Century Gothic" w:hAnsi="Century Gothic"/>
        </w:rPr>
        <w:t>Definitions</w:t>
      </w:r>
      <w:bookmarkEnd w:id="29"/>
      <w:bookmarkEnd w:id="30"/>
      <w:bookmarkEnd w:id="31"/>
      <w:bookmarkEnd w:id="32"/>
    </w:p>
    <w:tbl>
      <w:tblPr>
        <w:tblStyle w:val="TableGrid"/>
        <w:tblW w:w="4702" w:type="pct"/>
        <w:tblInd w:w="720" w:type="dxa"/>
        <w:tblLook w:val="01E0" w:firstRow="1" w:lastRow="1" w:firstColumn="1" w:lastColumn="1" w:noHBand="0" w:noVBand="0"/>
      </w:tblPr>
      <w:tblGrid>
        <w:gridCol w:w="1859"/>
        <w:gridCol w:w="8288"/>
      </w:tblGrid>
      <w:tr w:rsidR="002C4D58" w:rsidRPr="004503B6" w14:paraId="39EBCFEC" w14:textId="77777777" w:rsidTr="00EC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pct"/>
          </w:tcPr>
          <w:p w14:paraId="2DB03928" w14:textId="77777777" w:rsidR="002C4D58" w:rsidRPr="004503B6" w:rsidRDefault="002C4D58" w:rsidP="00EC59AB">
            <w:pPr>
              <w:pStyle w:val="TableHeader"/>
              <w:rPr>
                <w:rFonts w:ascii="Century Gothic" w:hAnsi="Century Gothic"/>
              </w:rPr>
            </w:pPr>
            <w:r w:rsidRPr="004503B6">
              <w:rPr>
                <w:rFonts w:ascii="Century Gothic" w:hAnsi="Century Gothic"/>
              </w:rPr>
              <w:t>Term</w:t>
            </w:r>
          </w:p>
        </w:tc>
        <w:tc>
          <w:tcPr>
            <w:cnfStyle w:val="000100000000" w:firstRow="0" w:lastRow="0" w:firstColumn="0" w:lastColumn="1" w:oddVBand="0" w:evenVBand="0" w:oddHBand="0" w:evenHBand="0" w:firstRowFirstColumn="0" w:firstRowLastColumn="0" w:lastRowFirstColumn="0" w:lastRowLastColumn="0"/>
            <w:tcW w:w="4084" w:type="pct"/>
          </w:tcPr>
          <w:p w14:paraId="5C8D75C4" w14:textId="77777777" w:rsidR="002C4D58" w:rsidRPr="004503B6" w:rsidRDefault="002C4D58" w:rsidP="00EC59AB">
            <w:pPr>
              <w:pStyle w:val="TableHeader"/>
              <w:rPr>
                <w:rFonts w:ascii="Century Gothic" w:hAnsi="Century Gothic"/>
              </w:rPr>
            </w:pPr>
            <w:r w:rsidRPr="004503B6">
              <w:rPr>
                <w:rFonts w:ascii="Century Gothic" w:hAnsi="Century Gothic"/>
              </w:rPr>
              <w:t>Definition</w:t>
            </w:r>
          </w:p>
        </w:tc>
      </w:tr>
      <w:tr w:rsidR="002C4D58" w:rsidRPr="004503B6" w14:paraId="3F3CF106" w14:textId="77777777" w:rsidTr="00EC59AB">
        <w:tc>
          <w:tcPr>
            <w:cnfStyle w:val="001000000000" w:firstRow="0" w:lastRow="0" w:firstColumn="1" w:lastColumn="0" w:oddVBand="0" w:evenVBand="0" w:oddHBand="0" w:evenHBand="0" w:firstRowFirstColumn="0" w:firstRowLastColumn="0" w:lastRowFirstColumn="0" w:lastRowLastColumn="0"/>
            <w:tcW w:w="916" w:type="pct"/>
          </w:tcPr>
          <w:p w14:paraId="269463E8" w14:textId="77777777" w:rsidR="002C4D58" w:rsidRPr="004503B6" w:rsidRDefault="002C4D58" w:rsidP="00EC59AB">
            <w:pPr>
              <w:pStyle w:val="TableBody"/>
              <w:rPr>
                <w:rFonts w:ascii="Century Gothic" w:hAnsi="Century Gothic"/>
              </w:rPr>
            </w:pPr>
            <w:r w:rsidRPr="004503B6">
              <w:rPr>
                <w:rFonts w:ascii="Century Gothic" w:hAnsi="Century Gothic"/>
              </w:rPr>
              <w:t>Architectural View</w:t>
            </w:r>
          </w:p>
        </w:tc>
        <w:tc>
          <w:tcPr>
            <w:cnfStyle w:val="000100000000" w:firstRow="0" w:lastRow="0" w:firstColumn="0" w:lastColumn="1" w:oddVBand="0" w:evenVBand="0" w:oddHBand="0" w:evenHBand="0" w:firstRowFirstColumn="0" w:firstRowLastColumn="0" w:lastRowFirstColumn="0" w:lastRowLastColumn="0"/>
            <w:tcW w:w="4084" w:type="pct"/>
          </w:tcPr>
          <w:p w14:paraId="25C98696" w14:textId="77777777" w:rsidR="002C4D58" w:rsidRPr="004503B6" w:rsidRDefault="002C4D58" w:rsidP="00EC59AB">
            <w:pPr>
              <w:pStyle w:val="TableBody"/>
              <w:rPr>
                <w:rFonts w:ascii="Century Gothic" w:hAnsi="Century Gothic"/>
              </w:rPr>
            </w:pPr>
            <w:r w:rsidRPr="004503B6">
              <w:rPr>
                <w:rFonts w:ascii="Century Gothic" w:hAnsi="Century Gothic"/>
              </w:rPr>
              <w:t>The system is described using several architectural views, each addressing a specific set of business needs that must be satisfied in order for the system to be acceptable.</w:t>
            </w:r>
          </w:p>
        </w:tc>
      </w:tr>
      <w:tr w:rsidR="002C4D58" w:rsidRPr="004503B6" w14:paraId="2A63506C" w14:textId="77777777" w:rsidTr="00EC59AB">
        <w:tc>
          <w:tcPr>
            <w:cnfStyle w:val="001000000000" w:firstRow="0" w:lastRow="0" w:firstColumn="1" w:lastColumn="0" w:oddVBand="0" w:evenVBand="0" w:oddHBand="0" w:evenHBand="0" w:firstRowFirstColumn="0" w:firstRowLastColumn="0" w:lastRowFirstColumn="0" w:lastRowLastColumn="0"/>
            <w:tcW w:w="916" w:type="pct"/>
          </w:tcPr>
          <w:p w14:paraId="1FF7466D" w14:textId="77777777" w:rsidR="002C4D58" w:rsidRPr="004503B6" w:rsidRDefault="002C4D58" w:rsidP="001A1225">
            <w:pPr>
              <w:pStyle w:val="TableBody"/>
              <w:rPr>
                <w:rFonts w:ascii="Century Gothic" w:hAnsi="Century Gothic"/>
              </w:rPr>
            </w:pPr>
            <w:r w:rsidRPr="004503B6">
              <w:rPr>
                <w:rFonts w:ascii="Century Gothic" w:hAnsi="Century Gothic"/>
              </w:rPr>
              <w:t xml:space="preserve">Asset (Device, Instrument, Connected Product, </w:t>
            </w:r>
            <w:r w:rsidR="001759BF" w:rsidRPr="004503B6">
              <w:rPr>
                <w:rFonts w:ascii="Century Gothic" w:hAnsi="Century Gothic"/>
              </w:rPr>
              <w:t xml:space="preserve">Remote </w:t>
            </w:r>
            <w:r w:rsidRPr="004503B6">
              <w:rPr>
                <w:rFonts w:ascii="Century Gothic" w:hAnsi="Century Gothic"/>
              </w:rPr>
              <w:t>Thing)</w:t>
            </w:r>
          </w:p>
        </w:tc>
        <w:tc>
          <w:tcPr>
            <w:cnfStyle w:val="000100000000" w:firstRow="0" w:lastRow="0" w:firstColumn="0" w:lastColumn="1" w:oddVBand="0" w:evenVBand="0" w:oddHBand="0" w:evenHBand="0" w:firstRowFirstColumn="0" w:firstRowLastColumn="0" w:lastRowFirstColumn="0" w:lastRowLastColumn="0"/>
            <w:tcW w:w="4084" w:type="pct"/>
          </w:tcPr>
          <w:p w14:paraId="6C5595DE" w14:textId="0C8694DE" w:rsidR="002C4D58" w:rsidRPr="004503B6" w:rsidRDefault="002C4D58" w:rsidP="009F7316">
            <w:pPr>
              <w:pStyle w:val="TableBody"/>
              <w:rPr>
                <w:rFonts w:ascii="Century Gothic" w:hAnsi="Century Gothic"/>
              </w:rPr>
            </w:pPr>
            <w:r w:rsidRPr="004503B6">
              <w:rPr>
                <w:rFonts w:ascii="Century Gothic" w:hAnsi="Century Gothic"/>
              </w:rPr>
              <w:t xml:space="preserve">An asset is a tangible business object; the thing of value that is being tracked and/or monitored. An asset is an instance of the </w:t>
            </w:r>
            <w:r w:rsidR="00F602A0" w:rsidRPr="004503B6">
              <w:rPr>
                <w:rFonts w:ascii="Century Gothic" w:hAnsi="Century Gothic"/>
              </w:rPr>
              <w:t>Thing Template</w:t>
            </w:r>
            <w:r w:rsidR="001759BF" w:rsidRPr="004503B6">
              <w:rPr>
                <w:rFonts w:ascii="Century Gothic" w:hAnsi="Century Gothic"/>
              </w:rPr>
              <w:t xml:space="preserve"> (ThingWorx terminology)</w:t>
            </w:r>
            <w:r w:rsidRPr="004503B6">
              <w:rPr>
                <w:rFonts w:ascii="Century Gothic" w:hAnsi="Century Gothic"/>
              </w:rPr>
              <w:t>.</w:t>
            </w:r>
          </w:p>
        </w:tc>
      </w:tr>
      <w:tr w:rsidR="002C4D58" w:rsidRPr="004503B6" w14:paraId="3B6358C2" w14:textId="77777777" w:rsidTr="00EC59AB">
        <w:tc>
          <w:tcPr>
            <w:cnfStyle w:val="001000000000" w:firstRow="0" w:lastRow="0" w:firstColumn="1" w:lastColumn="0" w:oddVBand="0" w:evenVBand="0" w:oddHBand="0" w:evenHBand="0" w:firstRowFirstColumn="0" w:firstRowLastColumn="0" w:lastRowFirstColumn="0" w:lastRowLastColumn="0"/>
            <w:tcW w:w="916" w:type="pct"/>
          </w:tcPr>
          <w:p w14:paraId="3F1112EE" w14:textId="77777777" w:rsidR="002C4D58" w:rsidRPr="004503B6" w:rsidRDefault="002C4D58" w:rsidP="00EC59AB">
            <w:pPr>
              <w:pStyle w:val="TableBody"/>
              <w:rPr>
                <w:rFonts w:ascii="Century Gothic" w:hAnsi="Century Gothic"/>
              </w:rPr>
            </w:pPr>
            <w:r w:rsidRPr="004503B6">
              <w:rPr>
                <w:rFonts w:ascii="Century Gothic" w:hAnsi="Century Gothic"/>
              </w:rPr>
              <w:t>Component</w:t>
            </w:r>
          </w:p>
        </w:tc>
        <w:tc>
          <w:tcPr>
            <w:cnfStyle w:val="000100000000" w:firstRow="0" w:lastRow="0" w:firstColumn="0" w:lastColumn="1" w:oddVBand="0" w:evenVBand="0" w:oddHBand="0" w:evenHBand="0" w:firstRowFirstColumn="0" w:firstRowLastColumn="0" w:lastRowFirstColumn="0" w:lastRowLastColumn="0"/>
            <w:tcW w:w="4084" w:type="pct"/>
          </w:tcPr>
          <w:p w14:paraId="0D100A2F" w14:textId="77777777" w:rsidR="002C4D58" w:rsidRPr="004503B6" w:rsidRDefault="002C4D58" w:rsidP="00EC59AB">
            <w:pPr>
              <w:pStyle w:val="TableBody"/>
              <w:rPr>
                <w:rFonts w:ascii="Century Gothic" w:hAnsi="Century Gothic"/>
              </w:rPr>
            </w:pPr>
            <w:r w:rsidRPr="004503B6">
              <w:rPr>
                <w:rFonts w:ascii="Century Gothic" w:hAnsi="Century Gothic"/>
              </w:rPr>
              <w:t>It is a collection of code and business configurations organized to accomplish a specific function or set of functions.</w:t>
            </w:r>
          </w:p>
        </w:tc>
      </w:tr>
      <w:tr w:rsidR="002C4D58" w:rsidRPr="004503B6" w14:paraId="7BC2B157" w14:textId="77777777" w:rsidTr="00EC59AB">
        <w:tc>
          <w:tcPr>
            <w:cnfStyle w:val="001000000000" w:firstRow="0" w:lastRow="0" w:firstColumn="1" w:lastColumn="0" w:oddVBand="0" w:evenVBand="0" w:oddHBand="0" w:evenHBand="0" w:firstRowFirstColumn="0" w:firstRowLastColumn="0" w:lastRowFirstColumn="0" w:lastRowLastColumn="0"/>
            <w:tcW w:w="916" w:type="pct"/>
          </w:tcPr>
          <w:p w14:paraId="6D50E058" w14:textId="77777777" w:rsidR="002C4D58" w:rsidRPr="004503B6" w:rsidRDefault="002C4D58" w:rsidP="001A1225">
            <w:pPr>
              <w:pStyle w:val="TableBody"/>
              <w:rPr>
                <w:rFonts w:ascii="Century Gothic" w:hAnsi="Century Gothic"/>
              </w:rPr>
            </w:pPr>
            <w:r w:rsidRPr="004503B6">
              <w:rPr>
                <w:rFonts w:ascii="Century Gothic" w:hAnsi="Century Gothic"/>
              </w:rPr>
              <w:t>Data Item</w:t>
            </w:r>
          </w:p>
        </w:tc>
        <w:tc>
          <w:tcPr>
            <w:cnfStyle w:val="000100000000" w:firstRow="0" w:lastRow="0" w:firstColumn="0" w:lastColumn="1" w:oddVBand="0" w:evenVBand="0" w:oddHBand="0" w:evenHBand="0" w:firstRowFirstColumn="0" w:firstRowLastColumn="0" w:lastRowFirstColumn="0" w:lastRowLastColumn="0"/>
            <w:tcW w:w="4084" w:type="pct"/>
          </w:tcPr>
          <w:p w14:paraId="52BB6FF3" w14:textId="77777777" w:rsidR="002C4D58" w:rsidRPr="004503B6" w:rsidRDefault="002C4D58" w:rsidP="001A1225">
            <w:pPr>
              <w:pStyle w:val="TableBody"/>
              <w:rPr>
                <w:rFonts w:ascii="Century Gothic" w:hAnsi="Century Gothic"/>
              </w:rPr>
            </w:pPr>
            <w:r w:rsidRPr="004503B6">
              <w:rPr>
                <w:rFonts w:ascii="Century Gothic" w:hAnsi="Century Gothic"/>
              </w:rPr>
              <w:t>A time stamped piece of information which is send from the asset to the platform. It can contain information describing operating environment or performance of the asset (CPU temperature, operating system name, GPS coordinates, velocity of the vehicle etc.).</w:t>
            </w:r>
          </w:p>
        </w:tc>
      </w:tr>
      <w:tr w:rsidR="002C4D58" w:rsidRPr="004503B6" w14:paraId="3F19463B" w14:textId="77777777" w:rsidTr="00EC59AB">
        <w:tc>
          <w:tcPr>
            <w:cnfStyle w:val="001000000000" w:firstRow="0" w:lastRow="0" w:firstColumn="1" w:lastColumn="0" w:oddVBand="0" w:evenVBand="0" w:oddHBand="0" w:evenHBand="0" w:firstRowFirstColumn="0" w:firstRowLastColumn="0" w:lastRowFirstColumn="0" w:lastRowLastColumn="0"/>
            <w:tcW w:w="916" w:type="pct"/>
          </w:tcPr>
          <w:p w14:paraId="771A3E4E" w14:textId="77777777" w:rsidR="002C4D58" w:rsidRPr="004503B6" w:rsidRDefault="002C4D58" w:rsidP="001A1225">
            <w:pPr>
              <w:pStyle w:val="TableBody"/>
              <w:rPr>
                <w:rFonts w:ascii="Century Gothic" w:hAnsi="Century Gothic"/>
              </w:rPr>
            </w:pPr>
            <w:r w:rsidRPr="004503B6">
              <w:rPr>
                <w:rFonts w:ascii="Century Gothic" w:hAnsi="Century Gothic"/>
              </w:rPr>
              <w:t>Model Number</w:t>
            </w:r>
          </w:p>
        </w:tc>
        <w:tc>
          <w:tcPr>
            <w:cnfStyle w:val="000100000000" w:firstRow="0" w:lastRow="0" w:firstColumn="0" w:lastColumn="1" w:oddVBand="0" w:evenVBand="0" w:oddHBand="0" w:evenHBand="0" w:firstRowFirstColumn="0" w:firstRowLastColumn="0" w:lastRowFirstColumn="0" w:lastRowLastColumn="0"/>
            <w:tcW w:w="4084" w:type="pct"/>
          </w:tcPr>
          <w:p w14:paraId="44D51F29" w14:textId="77777777" w:rsidR="002C4D58" w:rsidRPr="004503B6" w:rsidRDefault="002C4D58" w:rsidP="001A1225">
            <w:pPr>
              <w:pStyle w:val="TableBody"/>
              <w:rPr>
                <w:rFonts w:ascii="Century Gothic" w:hAnsi="Century Gothic"/>
              </w:rPr>
            </w:pPr>
            <w:r w:rsidRPr="004503B6">
              <w:rPr>
                <w:rFonts w:ascii="Century Gothic" w:hAnsi="Century Gothic"/>
              </w:rPr>
              <w:t>Model Number (also known as Model Name) defines “type” of the device. Model Number in conjunction with the Serial Number allows for precise identification of the asset in the platform.</w:t>
            </w:r>
          </w:p>
        </w:tc>
      </w:tr>
      <w:tr w:rsidR="002C4D58" w:rsidRPr="004503B6" w14:paraId="10DD3071" w14:textId="77777777" w:rsidTr="00EC59AB">
        <w:tc>
          <w:tcPr>
            <w:cnfStyle w:val="001000000000" w:firstRow="0" w:lastRow="0" w:firstColumn="1" w:lastColumn="0" w:oddVBand="0" w:evenVBand="0" w:oddHBand="0" w:evenHBand="0" w:firstRowFirstColumn="0" w:firstRowLastColumn="0" w:lastRowFirstColumn="0" w:lastRowLastColumn="0"/>
            <w:tcW w:w="916" w:type="pct"/>
          </w:tcPr>
          <w:p w14:paraId="47A81336" w14:textId="77777777" w:rsidR="002C4D58" w:rsidRPr="004503B6" w:rsidRDefault="002C4D58" w:rsidP="00892F4B">
            <w:pPr>
              <w:pStyle w:val="TableBody"/>
              <w:rPr>
                <w:rFonts w:ascii="Century Gothic" w:hAnsi="Century Gothic"/>
              </w:rPr>
            </w:pPr>
            <w:r w:rsidRPr="004503B6">
              <w:rPr>
                <w:rFonts w:ascii="Century Gothic" w:hAnsi="Century Gothic"/>
              </w:rPr>
              <w:t>Serial Number</w:t>
            </w:r>
          </w:p>
        </w:tc>
        <w:tc>
          <w:tcPr>
            <w:cnfStyle w:val="000100000000" w:firstRow="0" w:lastRow="0" w:firstColumn="0" w:lastColumn="1" w:oddVBand="0" w:evenVBand="0" w:oddHBand="0" w:evenHBand="0" w:firstRowFirstColumn="0" w:firstRowLastColumn="0" w:lastRowFirstColumn="0" w:lastRowLastColumn="0"/>
            <w:tcW w:w="4084" w:type="pct"/>
          </w:tcPr>
          <w:p w14:paraId="15F5C6ED" w14:textId="77777777" w:rsidR="002C4D58" w:rsidRPr="004503B6" w:rsidRDefault="002C4D58" w:rsidP="001A1225">
            <w:pPr>
              <w:pStyle w:val="TableBody"/>
              <w:rPr>
                <w:rFonts w:ascii="Century Gothic" w:hAnsi="Century Gothic"/>
              </w:rPr>
            </w:pPr>
            <w:r w:rsidRPr="004503B6">
              <w:rPr>
                <w:rFonts w:ascii="Century Gothic" w:hAnsi="Century Gothic"/>
              </w:rPr>
              <w:t>Serial Number is an identifier of the asset. Serial Number in conjunction with the Model Number allows for precise identification of the asset in the platform.</w:t>
            </w:r>
          </w:p>
        </w:tc>
      </w:tr>
      <w:tr w:rsidR="002C4D58" w:rsidRPr="004503B6" w14:paraId="6012F9FF" w14:textId="77777777" w:rsidTr="00EC59AB">
        <w:tc>
          <w:tcPr>
            <w:cnfStyle w:val="001000000000" w:firstRow="0" w:lastRow="0" w:firstColumn="1" w:lastColumn="0" w:oddVBand="0" w:evenVBand="0" w:oddHBand="0" w:evenHBand="0" w:firstRowFirstColumn="0" w:firstRowLastColumn="0" w:lastRowFirstColumn="0" w:lastRowLastColumn="0"/>
            <w:tcW w:w="916" w:type="pct"/>
          </w:tcPr>
          <w:p w14:paraId="63F81D36" w14:textId="77777777" w:rsidR="002C4D58" w:rsidRPr="004503B6" w:rsidRDefault="002C4D58" w:rsidP="00EC59AB">
            <w:pPr>
              <w:pStyle w:val="TableBody"/>
              <w:rPr>
                <w:rFonts w:ascii="Century Gothic" w:hAnsi="Century Gothic"/>
              </w:rPr>
            </w:pPr>
            <w:r w:rsidRPr="004503B6">
              <w:rPr>
                <w:rFonts w:ascii="Century Gothic" w:hAnsi="Century Gothic"/>
              </w:rPr>
              <w:t>Stakeholder</w:t>
            </w:r>
          </w:p>
        </w:tc>
        <w:tc>
          <w:tcPr>
            <w:cnfStyle w:val="000100000000" w:firstRow="0" w:lastRow="0" w:firstColumn="0" w:lastColumn="1" w:oddVBand="0" w:evenVBand="0" w:oddHBand="0" w:evenHBand="0" w:firstRowFirstColumn="0" w:firstRowLastColumn="0" w:lastRowFirstColumn="0" w:lastRowLastColumn="0"/>
            <w:tcW w:w="4084" w:type="pct"/>
          </w:tcPr>
          <w:p w14:paraId="40859787" w14:textId="77777777" w:rsidR="002C4D58" w:rsidRPr="004503B6" w:rsidRDefault="002C4D58" w:rsidP="00EC59AB">
            <w:pPr>
              <w:pStyle w:val="TableBody"/>
              <w:rPr>
                <w:rFonts w:ascii="Century Gothic" w:hAnsi="Century Gothic"/>
              </w:rPr>
            </w:pPr>
            <w:r w:rsidRPr="004503B6">
              <w:rPr>
                <w:rFonts w:ascii="Century Gothic" w:hAnsi="Century Gothic"/>
              </w:rPr>
              <w:t>It is an individual, team, or organization with interests in, or concerns relative to, a solution. Stakeholders need to understand the decisions that form the basis for the architecture and the rationale for those decisions.</w:t>
            </w:r>
          </w:p>
        </w:tc>
      </w:tr>
    </w:tbl>
    <w:p w14:paraId="530D9150" w14:textId="77777777" w:rsidR="00727505" w:rsidRPr="004503B6" w:rsidRDefault="00E54719" w:rsidP="00574197">
      <w:pPr>
        <w:pStyle w:val="Heading3"/>
        <w:rPr>
          <w:rFonts w:ascii="Century Gothic" w:hAnsi="Century Gothic"/>
        </w:rPr>
      </w:pPr>
      <w:bookmarkStart w:id="33" w:name="_Toc34749314"/>
      <w:r w:rsidRPr="004503B6">
        <w:rPr>
          <w:rFonts w:ascii="Century Gothic" w:hAnsi="Century Gothic"/>
        </w:rPr>
        <w:t>Acronyms</w:t>
      </w:r>
      <w:bookmarkEnd w:id="33"/>
    </w:p>
    <w:tbl>
      <w:tblPr>
        <w:tblStyle w:val="TableGrid"/>
        <w:tblW w:w="4674" w:type="pct"/>
        <w:tblInd w:w="704" w:type="dxa"/>
        <w:tblLook w:val="01E0" w:firstRow="1" w:lastRow="1" w:firstColumn="1" w:lastColumn="1" w:noHBand="0" w:noVBand="0"/>
      </w:tblPr>
      <w:tblGrid>
        <w:gridCol w:w="1277"/>
        <w:gridCol w:w="3968"/>
        <w:gridCol w:w="1414"/>
        <w:gridCol w:w="3427"/>
      </w:tblGrid>
      <w:tr w:rsidR="00DB56AB" w:rsidRPr="004503B6" w14:paraId="4A5FA705" w14:textId="0FF548F9" w:rsidTr="00DB5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14:paraId="4A8C968F" w14:textId="77777777" w:rsidR="00DB56AB" w:rsidRPr="004503B6" w:rsidRDefault="00DB56AB" w:rsidP="00DB56AB">
            <w:pPr>
              <w:pStyle w:val="TableHeader"/>
              <w:rPr>
                <w:rFonts w:ascii="Century Gothic" w:hAnsi="Century Gothic"/>
              </w:rPr>
            </w:pPr>
            <w:r w:rsidRPr="004503B6">
              <w:rPr>
                <w:rFonts w:ascii="Century Gothic" w:hAnsi="Century Gothic"/>
              </w:rPr>
              <w:t>Acronym</w:t>
            </w:r>
          </w:p>
        </w:tc>
        <w:tc>
          <w:tcPr>
            <w:tcW w:w="1967" w:type="pct"/>
          </w:tcPr>
          <w:p w14:paraId="0E78C664" w14:textId="77777777" w:rsidR="00DB56AB" w:rsidRPr="004503B6" w:rsidRDefault="00DB56AB" w:rsidP="00DB56AB">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Definition</w:t>
            </w:r>
          </w:p>
        </w:tc>
        <w:tc>
          <w:tcPr>
            <w:tcW w:w="701" w:type="pct"/>
          </w:tcPr>
          <w:p w14:paraId="00B2C53E" w14:textId="7C92E0A1" w:rsidR="00DB56AB" w:rsidRPr="004503B6" w:rsidRDefault="00DB56AB" w:rsidP="00DB56AB">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Acronym</w:t>
            </w:r>
          </w:p>
        </w:tc>
        <w:tc>
          <w:tcPr>
            <w:cnfStyle w:val="000100000000" w:firstRow="0" w:lastRow="0" w:firstColumn="0" w:lastColumn="1" w:oddVBand="0" w:evenVBand="0" w:oddHBand="0" w:evenHBand="0" w:firstRowFirstColumn="0" w:firstRowLastColumn="0" w:lastRowFirstColumn="0" w:lastRowLastColumn="0"/>
            <w:tcW w:w="1699" w:type="pct"/>
          </w:tcPr>
          <w:p w14:paraId="4FFD38F8" w14:textId="29C069EA" w:rsidR="00DB56AB" w:rsidRPr="004503B6" w:rsidRDefault="00DB56AB" w:rsidP="00DB56AB">
            <w:pPr>
              <w:pStyle w:val="TableHeader"/>
              <w:rPr>
                <w:rFonts w:ascii="Century Gothic" w:hAnsi="Century Gothic"/>
              </w:rPr>
            </w:pPr>
            <w:r w:rsidRPr="004503B6">
              <w:rPr>
                <w:rFonts w:ascii="Century Gothic" w:hAnsi="Century Gothic"/>
              </w:rPr>
              <w:t>Definition</w:t>
            </w:r>
          </w:p>
        </w:tc>
      </w:tr>
      <w:tr w:rsidR="00DB56AB" w:rsidRPr="004503B6" w14:paraId="4BC8C990" w14:textId="407F6AFE" w:rsidTr="00DB56AB">
        <w:tc>
          <w:tcPr>
            <w:cnfStyle w:val="001000000000" w:firstRow="0" w:lastRow="0" w:firstColumn="1" w:lastColumn="0" w:oddVBand="0" w:evenVBand="0" w:oddHBand="0" w:evenHBand="0" w:firstRowFirstColumn="0" w:firstRowLastColumn="0" w:lastRowFirstColumn="0" w:lastRowLastColumn="0"/>
            <w:tcW w:w="633" w:type="pct"/>
          </w:tcPr>
          <w:p w14:paraId="5297499A" w14:textId="0F2BCB9F" w:rsidR="00DB56AB" w:rsidRPr="004503B6" w:rsidRDefault="00DB56AB" w:rsidP="00DB56AB">
            <w:pPr>
              <w:pStyle w:val="TableBody"/>
              <w:rPr>
                <w:rFonts w:ascii="Century Gothic" w:hAnsi="Century Gothic"/>
              </w:rPr>
            </w:pPr>
            <w:r>
              <w:rPr>
                <w:rFonts w:ascii="Century Gothic" w:hAnsi="Century Gothic"/>
              </w:rPr>
              <w:t>ELGi</w:t>
            </w:r>
          </w:p>
        </w:tc>
        <w:tc>
          <w:tcPr>
            <w:tcW w:w="1967" w:type="pct"/>
          </w:tcPr>
          <w:p w14:paraId="10EF6A2C" w14:textId="3EA41786" w:rsidR="00DB56AB" w:rsidRPr="004503B6" w:rsidRDefault="00DB56AB" w:rsidP="00F04E12">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ELGi Equipments Ltd.</w:t>
            </w:r>
          </w:p>
        </w:tc>
        <w:tc>
          <w:tcPr>
            <w:tcW w:w="701" w:type="pct"/>
          </w:tcPr>
          <w:p w14:paraId="3704D643" w14:textId="01192788" w:rsidR="00DB56AB"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RA</w:t>
            </w:r>
          </w:p>
        </w:tc>
        <w:tc>
          <w:tcPr>
            <w:cnfStyle w:val="000100000000" w:firstRow="0" w:lastRow="0" w:firstColumn="0" w:lastColumn="1" w:oddVBand="0" w:evenVBand="0" w:oddHBand="0" w:evenHBand="0" w:firstRowFirstColumn="0" w:firstRowLastColumn="0" w:lastRowFirstColumn="0" w:lastRowLastColumn="0"/>
            <w:tcW w:w="1699" w:type="pct"/>
          </w:tcPr>
          <w:p w14:paraId="73387780" w14:textId="3D0E4940" w:rsidR="00DB56AB" w:rsidRDefault="00DB56AB" w:rsidP="00DB56AB">
            <w:pPr>
              <w:pStyle w:val="TableBody"/>
              <w:rPr>
                <w:rFonts w:ascii="Century Gothic" w:hAnsi="Century Gothic"/>
              </w:rPr>
            </w:pPr>
            <w:r w:rsidRPr="004503B6">
              <w:rPr>
                <w:rFonts w:ascii="Century Gothic" w:hAnsi="Century Gothic"/>
              </w:rPr>
              <w:t>Remote Access</w:t>
            </w:r>
          </w:p>
        </w:tc>
      </w:tr>
      <w:tr w:rsidR="00DB56AB" w:rsidRPr="004503B6" w14:paraId="665F246F" w14:textId="584D528C" w:rsidTr="00DB56AB">
        <w:tc>
          <w:tcPr>
            <w:cnfStyle w:val="001000000000" w:firstRow="0" w:lastRow="0" w:firstColumn="1" w:lastColumn="0" w:oddVBand="0" w:evenVBand="0" w:oddHBand="0" w:evenHBand="0" w:firstRowFirstColumn="0" w:firstRowLastColumn="0" w:lastRowFirstColumn="0" w:lastRowLastColumn="0"/>
            <w:tcW w:w="633" w:type="pct"/>
          </w:tcPr>
          <w:p w14:paraId="70E98043" w14:textId="77777777" w:rsidR="00DB56AB" w:rsidRPr="004503B6" w:rsidRDefault="00DB56AB" w:rsidP="00DB56AB">
            <w:pPr>
              <w:pStyle w:val="TableBody"/>
              <w:rPr>
                <w:rFonts w:ascii="Century Gothic" w:hAnsi="Century Gothic"/>
              </w:rPr>
            </w:pPr>
            <w:r w:rsidRPr="004503B6">
              <w:rPr>
                <w:rFonts w:ascii="Century Gothic" w:hAnsi="Century Gothic"/>
              </w:rPr>
              <w:t>AD</w:t>
            </w:r>
          </w:p>
        </w:tc>
        <w:tc>
          <w:tcPr>
            <w:tcW w:w="1967" w:type="pct"/>
          </w:tcPr>
          <w:p w14:paraId="48EA7A35" w14:textId="77777777"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Active Directory</w:t>
            </w:r>
          </w:p>
        </w:tc>
        <w:tc>
          <w:tcPr>
            <w:tcW w:w="701" w:type="pct"/>
          </w:tcPr>
          <w:p w14:paraId="466E373D" w14:textId="681CE29B"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SDK</w:t>
            </w:r>
          </w:p>
        </w:tc>
        <w:tc>
          <w:tcPr>
            <w:cnfStyle w:val="000100000000" w:firstRow="0" w:lastRow="0" w:firstColumn="0" w:lastColumn="1" w:oddVBand="0" w:evenVBand="0" w:oddHBand="0" w:evenHBand="0" w:firstRowFirstColumn="0" w:firstRowLastColumn="0" w:lastRowFirstColumn="0" w:lastRowLastColumn="0"/>
            <w:tcW w:w="1699" w:type="pct"/>
          </w:tcPr>
          <w:p w14:paraId="2964B82D" w14:textId="372E4F1E" w:rsidR="00DB56AB" w:rsidRPr="004503B6" w:rsidRDefault="00DB56AB" w:rsidP="00DB56AB">
            <w:pPr>
              <w:pStyle w:val="TableBody"/>
              <w:rPr>
                <w:rFonts w:ascii="Century Gothic" w:hAnsi="Century Gothic"/>
              </w:rPr>
            </w:pPr>
            <w:r w:rsidRPr="004503B6">
              <w:rPr>
                <w:rFonts w:ascii="Century Gothic" w:hAnsi="Century Gothic"/>
              </w:rPr>
              <w:t>Software Development Kit</w:t>
            </w:r>
          </w:p>
        </w:tc>
      </w:tr>
      <w:tr w:rsidR="00DB56AB" w:rsidRPr="004503B6" w14:paraId="517655EE" w14:textId="17FA5EBB" w:rsidTr="00DB56AB">
        <w:tc>
          <w:tcPr>
            <w:cnfStyle w:val="001000000000" w:firstRow="0" w:lastRow="0" w:firstColumn="1" w:lastColumn="0" w:oddVBand="0" w:evenVBand="0" w:oddHBand="0" w:evenHBand="0" w:firstRowFirstColumn="0" w:firstRowLastColumn="0" w:lastRowFirstColumn="0" w:lastRowLastColumn="0"/>
            <w:tcW w:w="633" w:type="pct"/>
          </w:tcPr>
          <w:p w14:paraId="71450952" w14:textId="77777777" w:rsidR="00DB56AB" w:rsidRPr="004503B6" w:rsidRDefault="00DB56AB" w:rsidP="00DB56AB">
            <w:pPr>
              <w:pStyle w:val="TableBody"/>
              <w:rPr>
                <w:rFonts w:ascii="Century Gothic" w:hAnsi="Century Gothic"/>
              </w:rPr>
            </w:pPr>
            <w:r w:rsidRPr="004503B6">
              <w:rPr>
                <w:rFonts w:ascii="Century Gothic" w:hAnsi="Century Gothic"/>
              </w:rPr>
              <w:t>API</w:t>
            </w:r>
          </w:p>
        </w:tc>
        <w:tc>
          <w:tcPr>
            <w:tcW w:w="1967" w:type="pct"/>
          </w:tcPr>
          <w:p w14:paraId="00838AF4" w14:textId="39519B35"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Application Programming Interface</w:t>
            </w:r>
          </w:p>
        </w:tc>
        <w:tc>
          <w:tcPr>
            <w:tcW w:w="701" w:type="pct"/>
          </w:tcPr>
          <w:p w14:paraId="680DBBC0" w14:textId="069E0094"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SN</w:t>
            </w:r>
          </w:p>
        </w:tc>
        <w:tc>
          <w:tcPr>
            <w:cnfStyle w:val="000100000000" w:firstRow="0" w:lastRow="0" w:firstColumn="0" w:lastColumn="1" w:oddVBand="0" w:evenVBand="0" w:oddHBand="0" w:evenHBand="0" w:firstRowFirstColumn="0" w:firstRowLastColumn="0" w:lastRowFirstColumn="0" w:lastRowLastColumn="0"/>
            <w:tcW w:w="1699" w:type="pct"/>
          </w:tcPr>
          <w:p w14:paraId="7B10F13D" w14:textId="7688D699" w:rsidR="00DB56AB" w:rsidRPr="004503B6" w:rsidRDefault="00DB56AB" w:rsidP="00DB56AB">
            <w:pPr>
              <w:pStyle w:val="TableBody"/>
              <w:rPr>
                <w:rFonts w:ascii="Century Gothic" w:hAnsi="Century Gothic"/>
              </w:rPr>
            </w:pPr>
            <w:r w:rsidRPr="004503B6">
              <w:rPr>
                <w:rFonts w:ascii="Century Gothic" w:hAnsi="Century Gothic"/>
              </w:rPr>
              <w:t>Serial Number</w:t>
            </w:r>
          </w:p>
        </w:tc>
      </w:tr>
      <w:tr w:rsidR="00DB56AB" w:rsidRPr="004503B6" w14:paraId="3952CA9A" w14:textId="5403B209" w:rsidTr="00DB56AB">
        <w:tc>
          <w:tcPr>
            <w:cnfStyle w:val="001000000000" w:firstRow="0" w:lastRow="0" w:firstColumn="1" w:lastColumn="0" w:oddVBand="0" w:evenVBand="0" w:oddHBand="0" w:evenHBand="0" w:firstRowFirstColumn="0" w:firstRowLastColumn="0" w:lastRowFirstColumn="0" w:lastRowLastColumn="0"/>
            <w:tcW w:w="633" w:type="pct"/>
          </w:tcPr>
          <w:p w14:paraId="43CB7A82" w14:textId="77777777" w:rsidR="00DB56AB" w:rsidRPr="004503B6" w:rsidRDefault="00DB56AB" w:rsidP="00DB56AB">
            <w:pPr>
              <w:pStyle w:val="TableBody"/>
              <w:rPr>
                <w:rFonts w:ascii="Century Gothic" w:hAnsi="Century Gothic"/>
              </w:rPr>
            </w:pPr>
            <w:r w:rsidRPr="004503B6">
              <w:rPr>
                <w:rFonts w:ascii="Century Gothic" w:hAnsi="Century Gothic"/>
              </w:rPr>
              <w:t>DI</w:t>
            </w:r>
          </w:p>
        </w:tc>
        <w:tc>
          <w:tcPr>
            <w:tcW w:w="1967" w:type="pct"/>
          </w:tcPr>
          <w:p w14:paraId="70279382" w14:textId="77777777"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Data Item</w:t>
            </w:r>
          </w:p>
        </w:tc>
        <w:tc>
          <w:tcPr>
            <w:tcW w:w="701" w:type="pct"/>
          </w:tcPr>
          <w:p w14:paraId="0490078E" w14:textId="3F49897A"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SSO</w:t>
            </w:r>
          </w:p>
        </w:tc>
        <w:tc>
          <w:tcPr>
            <w:cnfStyle w:val="000100000000" w:firstRow="0" w:lastRow="0" w:firstColumn="0" w:lastColumn="1" w:oddVBand="0" w:evenVBand="0" w:oddHBand="0" w:evenHBand="0" w:firstRowFirstColumn="0" w:firstRowLastColumn="0" w:lastRowFirstColumn="0" w:lastRowLastColumn="0"/>
            <w:tcW w:w="1699" w:type="pct"/>
          </w:tcPr>
          <w:p w14:paraId="2CD1ED4B" w14:textId="032BF5A0" w:rsidR="00DB56AB" w:rsidRPr="004503B6" w:rsidRDefault="00DB56AB" w:rsidP="00DB56AB">
            <w:pPr>
              <w:pStyle w:val="TableBody"/>
              <w:rPr>
                <w:rFonts w:ascii="Century Gothic" w:hAnsi="Century Gothic"/>
              </w:rPr>
            </w:pPr>
            <w:r w:rsidRPr="004503B6">
              <w:rPr>
                <w:rFonts w:ascii="Century Gothic" w:hAnsi="Century Gothic"/>
              </w:rPr>
              <w:t>Single Sign On</w:t>
            </w:r>
          </w:p>
        </w:tc>
      </w:tr>
      <w:tr w:rsidR="00DB56AB" w:rsidRPr="004503B6" w14:paraId="53D66129" w14:textId="0C8930EA" w:rsidTr="00DB56AB">
        <w:tc>
          <w:tcPr>
            <w:cnfStyle w:val="001000000000" w:firstRow="0" w:lastRow="0" w:firstColumn="1" w:lastColumn="0" w:oddVBand="0" w:evenVBand="0" w:oddHBand="0" w:evenHBand="0" w:firstRowFirstColumn="0" w:firstRowLastColumn="0" w:lastRowFirstColumn="0" w:lastRowLastColumn="0"/>
            <w:tcW w:w="633" w:type="pct"/>
          </w:tcPr>
          <w:p w14:paraId="383350D6" w14:textId="77777777" w:rsidR="00DB56AB" w:rsidRPr="004503B6" w:rsidRDefault="00DB56AB" w:rsidP="00DB56AB">
            <w:pPr>
              <w:pStyle w:val="TableBody"/>
              <w:rPr>
                <w:rFonts w:ascii="Century Gothic" w:hAnsi="Century Gothic"/>
              </w:rPr>
            </w:pPr>
            <w:r w:rsidRPr="004503B6">
              <w:rPr>
                <w:rFonts w:ascii="Century Gothic" w:hAnsi="Century Gothic"/>
              </w:rPr>
              <w:t>EMS</w:t>
            </w:r>
          </w:p>
        </w:tc>
        <w:tc>
          <w:tcPr>
            <w:tcW w:w="1967" w:type="pct"/>
          </w:tcPr>
          <w:p w14:paraId="23B0E1E2" w14:textId="77777777"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Edge MicroServer</w:t>
            </w:r>
          </w:p>
        </w:tc>
        <w:tc>
          <w:tcPr>
            <w:tcW w:w="701" w:type="pct"/>
          </w:tcPr>
          <w:p w14:paraId="2299C021" w14:textId="487AA89B"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UC</w:t>
            </w:r>
          </w:p>
        </w:tc>
        <w:tc>
          <w:tcPr>
            <w:cnfStyle w:val="000100000000" w:firstRow="0" w:lastRow="0" w:firstColumn="0" w:lastColumn="1" w:oddVBand="0" w:evenVBand="0" w:oddHBand="0" w:evenHBand="0" w:firstRowFirstColumn="0" w:firstRowLastColumn="0" w:lastRowFirstColumn="0" w:lastRowLastColumn="0"/>
            <w:tcW w:w="1699" w:type="pct"/>
          </w:tcPr>
          <w:p w14:paraId="06262C3F" w14:textId="24A325F8" w:rsidR="00DB56AB" w:rsidRPr="004503B6" w:rsidRDefault="00DB56AB" w:rsidP="00DB56AB">
            <w:pPr>
              <w:pStyle w:val="TableBody"/>
              <w:rPr>
                <w:rFonts w:ascii="Century Gothic" w:hAnsi="Century Gothic"/>
              </w:rPr>
            </w:pPr>
            <w:r w:rsidRPr="004503B6">
              <w:rPr>
                <w:rFonts w:ascii="Century Gothic" w:hAnsi="Century Gothic"/>
              </w:rPr>
              <w:t>Use Case</w:t>
            </w:r>
          </w:p>
        </w:tc>
      </w:tr>
      <w:tr w:rsidR="00DB56AB" w:rsidRPr="004503B6" w14:paraId="4AFDF29B" w14:textId="017C18F3" w:rsidTr="00DB56AB">
        <w:tc>
          <w:tcPr>
            <w:cnfStyle w:val="001000000000" w:firstRow="0" w:lastRow="0" w:firstColumn="1" w:lastColumn="0" w:oddVBand="0" w:evenVBand="0" w:oddHBand="0" w:evenHBand="0" w:firstRowFirstColumn="0" w:firstRowLastColumn="0" w:lastRowFirstColumn="0" w:lastRowLastColumn="0"/>
            <w:tcW w:w="633" w:type="pct"/>
          </w:tcPr>
          <w:p w14:paraId="11F3D08E" w14:textId="77777777" w:rsidR="00DB56AB" w:rsidRPr="004503B6" w:rsidRDefault="00DB56AB" w:rsidP="00DB56AB">
            <w:pPr>
              <w:pStyle w:val="TableBody"/>
              <w:rPr>
                <w:rFonts w:ascii="Century Gothic" w:hAnsi="Century Gothic"/>
              </w:rPr>
            </w:pPr>
            <w:r w:rsidRPr="004503B6">
              <w:rPr>
                <w:rFonts w:ascii="Century Gothic" w:hAnsi="Century Gothic"/>
              </w:rPr>
              <w:t>ID</w:t>
            </w:r>
          </w:p>
        </w:tc>
        <w:tc>
          <w:tcPr>
            <w:tcW w:w="1967" w:type="pct"/>
          </w:tcPr>
          <w:p w14:paraId="51948D4F" w14:textId="77777777"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Identifier</w:t>
            </w:r>
          </w:p>
        </w:tc>
        <w:tc>
          <w:tcPr>
            <w:tcW w:w="701" w:type="pct"/>
          </w:tcPr>
          <w:p w14:paraId="7D29D024" w14:textId="21F4558A"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UI</w:t>
            </w:r>
          </w:p>
        </w:tc>
        <w:tc>
          <w:tcPr>
            <w:cnfStyle w:val="000100000000" w:firstRow="0" w:lastRow="0" w:firstColumn="0" w:lastColumn="1" w:oddVBand="0" w:evenVBand="0" w:oddHBand="0" w:evenHBand="0" w:firstRowFirstColumn="0" w:firstRowLastColumn="0" w:lastRowFirstColumn="0" w:lastRowLastColumn="0"/>
            <w:tcW w:w="1699" w:type="pct"/>
          </w:tcPr>
          <w:p w14:paraId="10D5CE43" w14:textId="35825CAF" w:rsidR="00DB56AB" w:rsidRPr="004503B6" w:rsidRDefault="00DB56AB" w:rsidP="00DB56AB">
            <w:pPr>
              <w:pStyle w:val="TableBody"/>
              <w:rPr>
                <w:rFonts w:ascii="Century Gothic" w:hAnsi="Century Gothic"/>
              </w:rPr>
            </w:pPr>
            <w:r w:rsidRPr="004503B6">
              <w:rPr>
                <w:rFonts w:ascii="Century Gothic" w:hAnsi="Century Gothic"/>
              </w:rPr>
              <w:t>User Interface</w:t>
            </w:r>
          </w:p>
        </w:tc>
      </w:tr>
      <w:tr w:rsidR="00DB56AB" w:rsidRPr="004503B6" w14:paraId="2F6683D5" w14:textId="7556ABB7" w:rsidTr="00DB56AB">
        <w:tc>
          <w:tcPr>
            <w:cnfStyle w:val="001000000000" w:firstRow="0" w:lastRow="0" w:firstColumn="1" w:lastColumn="0" w:oddVBand="0" w:evenVBand="0" w:oddHBand="0" w:evenHBand="0" w:firstRowFirstColumn="0" w:firstRowLastColumn="0" w:lastRowFirstColumn="0" w:lastRowLastColumn="0"/>
            <w:tcW w:w="633" w:type="pct"/>
          </w:tcPr>
          <w:p w14:paraId="0B50F529" w14:textId="77777777" w:rsidR="00DB56AB" w:rsidRPr="004503B6" w:rsidRDefault="00DB56AB" w:rsidP="00DB56AB">
            <w:pPr>
              <w:pStyle w:val="TableBody"/>
              <w:rPr>
                <w:rFonts w:ascii="Century Gothic" w:hAnsi="Century Gothic"/>
              </w:rPr>
            </w:pPr>
            <w:r w:rsidRPr="004503B6">
              <w:rPr>
                <w:rFonts w:ascii="Century Gothic" w:hAnsi="Century Gothic"/>
              </w:rPr>
              <w:t>IoT</w:t>
            </w:r>
          </w:p>
        </w:tc>
        <w:tc>
          <w:tcPr>
            <w:tcW w:w="1967" w:type="pct"/>
          </w:tcPr>
          <w:p w14:paraId="3BD9D8FF" w14:textId="77777777"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Internet of Things</w:t>
            </w:r>
          </w:p>
        </w:tc>
        <w:tc>
          <w:tcPr>
            <w:tcW w:w="701" w:type="pct"/>
          </w:tcPr>
          <w:p w14:paraId="7D8DBAE7" w14:textId="2AFC82E6"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MN</w:t>
            </w:r>
          </w:p>
        </w:tc>
        <w:tc>
          <w:tcPr>
            <w:cnfStyle w:val="000100000000" w:firstRow="0" w:lastRow="0" w:firstColumn="0" w:lastColumn="1" w:oddVBand="0" w:evenVBand="0" w:oddHBand="0" w:evenHBand="0" w:firstRowFirstColumn="0" w:firstRowLastColumn="0" w:lastRowFirstColumn="0" w:lastRowLastColumn="0"/>
            <w:tcW w:w="1699" w:type="pct"/>
          </w:tcPr>
          <w:p w14:paraId="19068CD9" w14:textId="34367D3C" w:rsidR="00DB56AB" w:rsidRPr="004503B6" w:rsidRDefault="00DB56AB" w:rsidP="00DB56AB">
            <w:pPr>
              <w:pStyle w:val="TableBody"/>
              <w:rPr>
                <w:rFonts w:ascii="Century Gothic" w:hAnsi="Century Gothic"/>
              </w:rPr>
            </w:pPr>
            <w:r w:rsidRPr="004503B6">
              <w:rPr>
                <w:rFonts w:ascii="Century Gothic" w:hAnsi="Century Gothic"/>
              </w:rPr>
              <w:t>Model Number</w:t>
            </w:r>
          </w:p>
        </w:tc>
      </w:tr>
      <w:tr w:rsidR="00DB56AB" w:rsidRPr="004503B6" w14:paraId="45DFC969" w14:textId="2B56185B" w:rsidTr="00DB56AB">
        <w:tc>
          <w:tcPr>
            <w:cnfStyle w:val="001000000000" w:firstRow="0" w:lastRow="0" w:firstColumn="1" w:lastColumn="0" w:oddVBand="0" w:evenVBand="0" w:oddHBand="0" w:evenHBand="0" w:firstRowFirstColumn="0" w:firstRowLastColumn="0" w:lastRowFirstColumn="0" w:lastRowLastColumn="0"/>
            <w:tcW w:w="633" w:type="pct"/>
          </w:tcPr>
          <w:p w14:paraId="0ADC4A04" w14:textId="77777777" w:rsidR="00DB56AB" w:rsidRPr="004503B6" w:rsidRDefault="00DB56AB" w:rsidP="00DB56AB">
            <w:pPr>
              <w:pStyle w:val="TableBody"/>
              <w:rPr>
                <w:rFonts w:ascii="Century Gothic" w:hAnsi="Century Gothic"/>
              </w:rPr>
            </w:pPr>
            <w:r w:rsidRPr="004503B6">
              <w:rPr>
                <w:rFonts w:ascii="Century Gothic" w:hAnsi="Century Gothic"/>
              </w:rPr>
              <w:t>LDAP</w:t>
            </w:r>
          </w:p>
        </w:tc>
        <w:tc>
          <w:tcPr>
            <w:tcW w:w="1967" w:type="pct"/>
          </w:tcPr>
          <w:p w14:paraId="40102171" w14:textId="77777777"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Lightweight Directory Access Protocol</w:t>
            </w:r>
          </w:p>
        </w:tc>
        <w:tc>
          <w:tcPr>
            <w:tcW w:w="701" w:type="pct"/>
          </w:tcPr>
          <w:p w14:paraId="09F20102" w14:textId="296F2BCF"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OS</w:t>
            </w:r>
          </w:p>
        </w:tc>
        <w:tc>
          <w:tcPr>
            <w:cnfStyle w:val="000100000000" w:firstRow="0" w:lastRow="0" w:firstColumn="0" w:lastColumn="1" w:oddVBand="0" w:evenVBand="0" w:oddHBand="0" w:evenHBand="0" w:firstRowFirstColumn="0" w:firstRowLastColumn="0" w:lastRowFirstColumn="0" w:lastRowLastColumn="0"/>
            <w:tcW w:w="1699" w:type="pct"/>
          </w:tcPr>
          <w:p w14:paraId="20F12564" w14:textId="28F062D7" w:rsidR="00DB56AB" w:rsidRPr="004503B6" w:rsidRDefault="00DB56AB" w:rsidP="00DB56AB">
            <w:pPr>
              <w:pStyle w:val="TableBody"/>
              <w:rPr>
                <w:rFonts w:ascii="Century Gothic" w:hAnsi="Century Gothic"/>
              </w:rPr>
            </w:pPr>
            <w:r w:rsidRPr="004503B6">
              <w:rPr>
                <w:rFonts w:ascii="Century Gothic" w:hAnsi="Century Gothic"/>
              </w:rPr>
              <w:t>Operating System</w:t>
            </w:r>
          </w:p>
        </w:tc>
      </w:tr>
      <w:tr w:rsidR="00DB56AB" w:rsidRPr="004503B6" w14:paraId="263492A3" w14:textId="77777777" w:rsidTr="00DB56AB">
        <w:tc>
          <w:tcPr>
            <w:cnfStyle w:val="001000000000" w:firstRow="0" w:lastRow="0" w:firstColumn="1" w:lastColumn="0" w:oddVBand="0" w:evenVBand="0" w:oddHBand="0" w:evenHBand="0" w:firstRowFirstColumn="0" w:firstRowLastColumn="0" w:lastRowFirstColumn="0" w:lastRowLastColumn="0"/>
            <w:tcW w:w="633" w:type="pct"/>
          </w:tcPr>
          <w:p w14:paraId="6C5B1D39" w14:textId="77777777" w:rsidR="00DB56AB" w:rsidRPr="004503B6" w:rsidRDefault="00DB56AB" w:rsidP="00DB56AB">
            <w:pPr>
              <w:pStyle w:val="TableBody"/>
              <w:rPr>
                <w:rFonts w:ascii="Century Gothic" w:hAnsi="Century Gothic"/>
              </w:rPr>
            </w:pPr>
          </w:p>
        </w:tc>
        <w:tc>
          <w:tcPr>
            <w:tcW w:w="1967" w:type="pct"/>
          </w:tcPr>
          <w:p w14:paraId="7E7CFF27" w14:textId="77777777"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701" w:type="pct"/>
          </w:tcPr>
          <w:p w14:paraId="1C55674B" w14:textId="77777777" w:rsidR="00DB56AB" w:rsidRPr="004503B6" w:rsidRDefault="00DB56AB" w:rsidP="00DB56AB">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cnfStyle w:val="000100000000" w:firstRow="0" w:lastRow="0" w:firstColumn="0" w:lastColumn="1" w:oddVBand="0" w:evenVBand="0" w:oddHBand="0" w:evenHBand="0" w:firstRowFirstColumn="0" w:firstRowLastColumn="0" w:lastRowFirstColumn="0" w:lastRowLastColumn="0"/>
            <w:tcW w:w="1699" w:type="pct"/>
          </w:tcPr>
          <w:p w14:paraId="13685FEC" w14:textId="77777777" w:rsidR="00DB56AB" w:rsidRPr="004503B6" w:rsidRDefault="00DB56AB" w:rsidP="00DB56AB">
            <w:pPr>
              <w:pStyle w:val="TableBody"/>
              <w:rPr>
                <w:rFonts w:ascii="Century Gothic" w:hAnsi="Century Gothic"/>
              </w:rPr>
            </w:pPr>
          </w:p>
        </w:tc>
      </w:tr>
    </w:tbl>
    <w:p w14:paraId="783A70DC" w14:textId="77777777" w:rsidR="00372B96" w:rsidRPr="004503B6" w:rsidRDefault="009C31E4" w:rsidP="00F76A8E">
      <w:pPr>
        <w:pStyle w:val="Heading1"/>
        <w:rPr>
          <w:rFonts w:ascii="Century Gothic" w:hAnsi="Century Gothic"/>
        </w:rPr>
      </w:pPr>
      <w:bookmarkStart w:id="34" w:name="_Toc34749315"/>
      <w:r w:rsidRPr="004503B6">
        <w:rPr>
          <w:rFonts w:ascii="Century Gothic" w:hAnsi="Century Gothic"/>
        </w:rPr>
        <w:lastRenderedPageBreak/>
        <w:t>Project Overview</w:t>
      </w:r>
      <w:bookmarkEnd w:id="34"/>
    </w:p>
    <w:p w14:paraId="7508989C" w14:textId="14502AB2" w:rsidR="00372B96" w:rsidRPr="004503B6" w:rsidRDefault="007B6B7D" w:rsidP="00372B96">
      <w:pPr>
        <w:pStyle w:val="Body"/>
        <w:rPr>
          <w:rFonts w:ascii="Century Gothic" w:hAnsi="Century Gothic"/>
        </w:rPr>
      </w:pPr>
      <w:r w:rsidRPr="004503B6">
        <w:rPr>
          <w:rFonts w:ascii="Century Gothic" w:hAnsi="Century Gothic"/>
        </w:rPr>
        <w:t xml:space="preserve">The purpose of this project is to implement </w:t>
      </w:r>
      <w:r w:rsidR="00B233DC">
        <w:rPr>
          <w:rFonts w:ascii="Century Gothic" w:hAnsi="Century Gothic"/>
        </w:rPr>
        <w:t>Thingworx</w:t>
      </w:r>
      <w:r w:rsidRPr="004503B6">
        <w:rPr>
          <w:rFonts w:ascii="Century Gothic" w:hAnsi="Century Gothic"/>
        </w:rPr>
        <w:t xml:space="preserve"> solution for </w:t>
      </w:r>
      <w:r w:rsidR="00B233DC">
        <w:rPr>
          <w:rFonts w:ascii="Century Gothic" w:hAnsi="Century Gothic"/>
        </w:rPr>
        <w:t>ELGi.</w:t>
      </w:r>
    </w:p>
    <w:p w14:paraId="65D3A011" w14:textId="77777777" w:rsidR="007B6B7D" w:rsidRPr="004503B6" w:rsidRDefault="007B6B7D" w:rsidP="00372B96">
      <w:pPr>
        <w:pStyle w:val="Body"/>
        <w:rPr>
          <w:rFonts w:ascii="Century Gothic" w:hAnsi="Century Gothic"/>
        </w:rPr>
      </w:pPr>
      <w:r w:rsidRPr="004503B6">
        <w:rPr>
          <w:rFonts w:ascii="Century Gothic" w:hAnsi="Century Gothic"/>
          <w:noProof/>
          <w:lang w:eastAsia="en-US"/>
        </w:rPr>
        <mc:AlternateContent>
          <mc:Choice Requires="wps">
            <w:drawing>
              <wp:inline distT="0" distB="0" distL="0" distR="0" wp14:anchorId="78C10D51" wp14:editId="3F4AFAE0">
                <wp:extent cx="5924550" cy="4572000"/>
                <wp:effectExtent l="0" t="0" r="19050" b="1270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0"/>
                        </a:xfrm>
                        <a:prstGeom prst="rect">
                          <a:avLst/>
                        </a:prstGeom>
                        <a:solidFill>
                          <a:schemeClr val="accent3">
                            <a:lumMod val="60000"/>
                            <a:lumOff val="40000"/>
                          </a:schemeClr>
                        </a:solidFill>
                        <a:ln w="9525">
                          <a:solidFill>
                            <a:srgbClr val="000000"/>
                          </a:solidFill>
                          <a:miter lim="800000"/>
                          <a:headEnd/>
                          <a:tailEnd/>
                        </a:ln>
                      </wps:spPr>
                      <wps:txbx>
                        <w:txbxContent>
                          <w:p w14:paraId="5C404DAE" w14:textId="18E80DA6" w:rsidR="008E3CA5" w:rsidRPr="009C173F" w:rsidRDefault="008E3CA5" w:rsidP="00C944F5">
                            <w:pPr>
                              <w:pStyle w:val="TechnicalNote"/>
                              <w:jc w:val="both"/>
                              <w:rPr>
                                <w:rFonts w:ascii="Century Gothic" w:hAnsi="Century Gothic"/>
                              </w:rPr>
                            </w:pPr>
                            <w:r w:rsidRPr="009C173F">
                              <w:rPr>
                                <w:rFonts w:ascii="Century Gothic" w:hAnsi="Century Gothic"/>
                              </w:rPr>
                              <w:t>AIR~ALERT is an advanced data acquisition system to monitor the operation of air compressor systems. This system is also used for preventive maintenance and failure prediction for trouble free running of air compressors. This system has important components such as data acquisition hardware (Gateway), network, cloud-based application (AIR~ALERT) and Air compressors and auxiliary equipment. The data acquisition hardware will request and receive the inputs from various child devices like Neuron controllers, VFD, AI modules and Energy meters. etc. and stores locally for some period and sends the data to the cloud through Gateway in periodical interval as specified in the setting.</w:t>
                            </w:r>
                          </w:p>
                        </w:txbxContent>
                      </wps:txbx>
                      <wps:bodyPr rot="0" vert="horz" wrap="square" lIns="91440" tIns="45720" rIns="91440" bIns="45720" anchor="t" anchorCtr="0">
                        <a:spAutoFit/>
                      </wps:bodyPr>
                    </wps:wsp>
                  </a:graphicData>
                </a:graphic>
              </wp:inline>
            </w:drawing>
          </mc:Choice>
          <mc:Fallback>
            <w:pict>
              <v:shapetype w14:anchorId="78C10D51" id="_x0000_t202" coordsize="21600,21600" o:spt="202" path="m,l,21600r21600,l21600,xe">
                <v:stroke joinstyle="miter"/>
                <v:path gradientshapeok="t" o:connecttype="rect"/>
              </v:shapetype>
              <v:shape id="Text Box 2" o:spid="_x0000_s1026" type="#_x0000_t202" style="width:466.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" fillcolor="#c2d69b [1942]">
                <v:textbox style="mso-fit-shape-to-text:t">
                  <w:txbxContent>
                    <w:p w14:paraId="5C404DAE" w14:textId="18E80DA6" w:rsidR="008E3CA5" w:rsidRPr="009C173F" w:rsidRDefault="008E3CA5" w:rsidP="00C944F5">
                      <w:pPr>
                        <w:pStyle w:val="TechnicalNote"/>
                        <w:jc w:val="both"/>
                        <w:rPr>
                          <w:rFonts w:ascii="Century Gothic" w:hAnsi="Century Gothic"/>
                        </w:rPr>
                      </w:pPr>
                      <w:r w:rsidRPr="009C173F">
                        <w:rPr>
                          <w:rFonts w:ascii="Century Gothic" w:hAnsi="Century Gothic"/>
                        </w:rPr>
                        <w:t>AIR~ALERT is an advanced data acquisition system to monitor the operation of air compressor systems. This system is also used for preventive maintenance and failure prediction for trouble free running of air compressors. This system has important components such as data acquisition hardware (Gateway), network, cloud-based application (AIR~ALERT) and Air compressors and auxiliary equipment. The data acquisition hardware will request and receive the inputs from various child devices like Neuron controllers, VFD, AI modules and Energy meters. etc. and stores locally for some period and sends the data to the cloud through Gateway in periodical interval as specified in the setting.</w:t>
                      </w:r>
                    </w:p>
                  </w:txbxContent>
                </v:textbox>
                <w10:anchorlock/>
              </v:shape>
            </w:pict>
          </mc:Fallback>
        </mc:AlternateContent>
      </w:r>
    </w:p>
    <w:p w14:paraId="02B08EB6" w14:textId="41F6D630" w:rsidR="00953F9A" w:rsidRPr="004503B6" w:rsidRDefault="0085584A" w:rsidP="00953F9A">
      <w:pPr>
        <w:pStyle w:val="Heading2"/>
        <w:rPr>
          <w:rFonts w:ascii="Century Gothic" w:hAnsi="Century Gothic"/>
        </w:rPr>
      </w:pPr>
      <w:bookmarkStart w:id="35" w:name="_Toc34749316"/>
      <w:r>
        <w:rPr>
          <w:rFonts w:ascii="Century Gothic" w:hAnsi="Century Gothic"/>
        </w:rPr>
        <w:t>ELGi</w:t>
      </w:r>
      <w:r w:rsidR="00953F9A" w:rsidRPr="004503B6">
        <w:rPr>
          <w:rFonts w:ascii="Century Gothic" w:hAnsi="Century Gothic"/>
        </w:rPr>
        <w:t xml:space="preserve"> Overview</w:t>
      </w:r>
      <w:bookmarkEnd w:id="35"/>
    </w:p>
    <w:p w14:paraId="55FE977B" w14:textId="5D07D71C" w:rsidR="00853ECB" w:rsidRPr="004503B6" w:rsidRDefault="00761E39" w:rsidP="00853ECB">
      <w:pPr>
        <w:pStyle w:val="Body"/>
        <w:rPr>
          <w:rFonts w:ascii="Century Gothic" w:hAnsi="Century Gothic"/>
        </w:rPr>
      </w:pPr>
      <w:r>
        <w:rPr>
          <w:rFonts w:ascii="Century Gothic" w:hAnsi="Century Gothic"/>
        </w:rPr>
        <w:t>ELGi</w:t>
      </w:r>
      <w:r w:rsidR="00804BF0" w:rsidRPr="00804BF0">
        <w:rPr>
          <w:rFonts w:ascii="Century Gothic" w:hAnsi="Century Gothic"/>
        </w:rPr>
        <w:t xml:space="preserve"> Equipments Ltd, the leading air compressor manufacturer in India offers over 400 compressed air systems designed for all industrial needs</w:t>
      </w:r>
      <w:r w:rsidR="00804BF0">
        <w:rPr>
          <w:rFonts w:ascii="Century Gothic" w:hAnsi="Century Gothic"/>
        </w:rPr>
        <w:t>.</w:t>
      </w:r>
    </w:p>
    <w:p w14:paraId="412573F8" w14:textId="2F2A0D2E" w:rsidR="00853ECB" w:rsidRPr="004503B6" w:rsidRDefault="00E16AD1" w:rsidP="00853ECB">
      <w:pPr>
        <w:pStyle w:val="Body"/>
        <w:rPr>
          <w:rFonts w:ascii="Century Gothic" w:hAnsi="Century Gothic"/>
        </w:rPr>
      </w:pPr>
      <w:r w:rsidRPr="00E16AD1">
        <w:rPr>
          <w:rFonts w:ascii="Century Gothic" w:hAnsi="Century Gothic"/>
        </w:rPr>
        <w:t>ELGi is a global leader in providing sustainable compressed air solutions. ELGi designs and manufactures an extensive range of innovative and technologically advanced compressed air solutions for a variety of industry applications. Over the years, ELGi has earned worldwide accolades for designing customer centric, compressed air solutions that are sustainable, and help companies achieve their productivity goals while ensuring a lower total cost of ownership.</w:t>
      </w:r>
    </w:p>
    <w:p w14:paraId="4E42B555" w14:textId="77777777" w:rsidR="00953F9A" w:rsidRPr="004503B6" w:rsidRDefault="00966D83" w:rsidP="00966D83">
      <w:pPr>
        <w:pStyle w:val="Heading2"/>
        <w:rPr>
          <w:rFonts w:ascii="Century Gothic" w:hAnsi="Century Gothic"/>
        </w:rPr>
      </w:pPr>
      <w:bookmarkStart w:id="36" w:name="_Toc34749317"/>
      <w:r w:rsidRPr="004503B6">
        <w:rPr>
          <w:rFonts w:ascii="Century Gothic" w:hAnsi="Century Gothic"/>
        </w:rPr>
        <w:t>Business Drivers and Project Goals</w:t>
      </w:r>
      <w:bookmarkEnd w:id="36"/>
    </w:p>
    <w:p w14:paraId="70336833" w14:textId="4D2D2C39" w:rsidR="00966D83" w:rsidRPr="004503B6" w:rsidRDefault="00FD5449" w:rsidP="00966D83">
      <w:pPr>
        <w:pStyle w:val="Body"/>
        <w:rPr>
          <w:rFonts w:ascii="Century Gothic" w:hAnsi="Century Gothic"/>
        </w:rPr>
      </w:pPr>
      <w:r w:rsidRPr="004503B6">
        <w:rPr>
          <w:rFonts w:ascii="Century Gothic" w:hAnsi="Century Gothic"/>
        </w:rPr>
        <w:t>This section lists the main business drivers and project goals which</w:t>
      </w:r>
      <w:r w:rsidR="00804BF0">
        <w:rPr>
          <w:rFonts w:ascii="Century Gothic" w:hAnsi="Century Gothic"/>
        </w:rPr>
        <w:t xml:space="preserve"> ELGi Equipments </w:t>
      </w:r>
      <w:r w:rsidRPr="004503B6">
        <w:rPr>
          <w:rFonts w:ascii="Century Gothic" w:hAnsi="Century Gothic"/>
        </w:rPr>
        <w:t xml:space="preserve">wants to accomplish by executing the </w:t>
      </w:r>
      <w:r w:rsidR="00804BF0">
        <w:rPr>
          <w:rFonts w:ascii="Century Gothic" w:hAnsi="Century Gothic"/>
        </w:rPr>
        <w:t>Thingworx</w:t>
      </w:r>
      <w:r w:rsidRPr="004503B6">
        <w:rPr>
          <w:rFonts w:ascii="Century Gothic" w:hAnsi="Century Gothic"/>
        </w:rPr>
        <w:t xml:space="preserve"> project.</w:t>
      </w:r>
    </w:p>
    <w:p w14:paraId="24B24471" w14:textId="77777777" w:rsidR="00FD5449" w:rsidRPr="004503B6" w:rsidRDefault="00FD5449" w:rsidP="00945E1C">
      <w:pPr>
        <w:pStyle w:val="Body"/>
        <w:rPr>
          <w:rFonts w:ascii="Century Gothic" w:hAnsi="Century Gothic"/>
        </w:rPr>
      </w:pPr>
      <w:r w:rsidRPr="004503B6">
        <w:rPr>
          <w:rFonts w:ascii="Century Gothic" w:hAnsi="Century Gothic"/>
        </w:rPr>
        <w:t>The main business drivers of this project are as follow:</w:t>
      </w:r>
    </w:p>
    <w:p w14:paraId="65F85E9E" w14:textId="77777777" w:rsidR="00FD5449" w:rsidRPr="004503B6" w:rsidRDefault="00FD5449" w:rsidP="00D94051">
      <w:pPr>
        <w:pStyle w:val="Body"/>
        <w:numPr>
          <w:ilvl w:val="0"/>
          <w:numId w:val="14"/>
        </w:numPr>
        <w:rPr>
          <w:rFonts w:ascii="Century Gothic" w:hAnsi="Century Gothic"/>
        </w:rPr>
      </w:pPr>
      <w:r w:rsidRPr="004503B6">
        <w:rPr>
          <w:rFonts w:ascii="Century Gothic" w:hAnsi="Century Gothic"/>
        </w:rPr>
        <w:t>Offer end customers Value Added Services in the form of remote service, preventive maintenance, and instrument health monitoring;</w:t>
      </w:r>
    </w:p>
    <w:p w14:paraId="0452BCC0" w14:textId="77777777" w:rsidR="00FD5449" w:rsidRPr="004503B6" w:rsidRDefault="00FD5449" w:rsidP="00D94051">
      <w:pPr>
        <w:pStyle w:val="Body"/>
        <w:numPr>
          <w:ilvl w:val="0"/>
          <w:numId w:val="14"/>
        </w:numPr>
        <w:rPr>
          <w:rFonts w:ascii="Century Gothic" w:hAnsi="Century Gothic"/>
        </w:rPr>
      </w:pPr>
      <w:r w:rsidRPr="004503B6">
        <w:rPr>
          <w:rFonts w:ascii="Century Gothic" w:hAnsi="Century Gothic"/>
        </w:rPr>
        <w:t>Understand how the instruments are used by the end customers via usage monitoring. This data can be used by the R&amp;D department to improve future versions of instruments;</w:t>
      </w:r>
    </w:p>
    <w:p w14:paraId="751FD40F" w14:textId="77777777" w:rsidR="00953F9A" w:rsidRPr="004503B6" w:rsidRDefault="00FD5449" w:rsidP="00D94051">
      <w:pPr>
        <w:pStyle w:val="Body"/>
        <w:numPr>
          <w:ilvl w:val="0"/>
          <w:numId w:val="14"/>
        </w:numPr>
        <w:rPr>
          <w:rFonts w:ascii="Century Gothic" w:hAnsi="Century Gothic"/>
        </w:rPr>
      </w:pPr>
      <w:r w:rsidRPr="004503B6">
        <w:rPr>
          <w:rFonts w:ascii="Century Gothic" w:hAnsi="Century Gothic"/>
        </w:rPr>
        <w:t>Improve overall customer satisfaction with more accurate troubleshooting, reduced instrument downtimes and remote service when appropriate.</w:t>
      </w:r>
    </w:p>
    <w:p w14:paraId="4D5B097E" w14:textId="77777777" w:rsidR="000569DC" w:rsidRPr="004503B6" w:rsidRDefault="003901B0" w:rsidP="003901B0">
      <w:pPr>
        <w:pStyle w:val="Heading2"/>
        <w:rPr>
          <w:rFonts w:ascii="Century Gothic" w:hAnsi="Century Gothic"/>
        </w:rPr>
      </w:pPr>
      <w:bookmarkStart w:id="37" w:name="_Toc34749318"/>
      <w:r w:rsidRPr="004503B6">
        <w:rPr>
          <w:rFonts w:ascii="Century Gothic" w:hAnsi="Century Gothic"/>
        </w:rPr>
        <w:t>Dependencies</w:t>
      </w:r>
      <w:bookmarkEnd w:id="37"/>
    </w:p>
    <w:p w14:paraId="3887FFF0" w14:textId="77777777" w:rsidR="003901B0" w:rsidRPr="004503B6" w:rsidRDefault="003901B0" w:rsidP="003901B0">
      <w:pPr>
        <w:pStyle w:val="Body"/>
        <w:rPr>
          <w:rFonts w:ascii="Century Gothic" w:hAnsi="Century Gothic"/>
        </w:rPr>
      </w:pPr>
      <w:r w:rsidRPr="004503B6">
        <w:rPr>
          <w:rFonts w:ascii="Century Gothic" w:hAnsi="Century Gothic"/>
        </w:rPr>
        <w:t>Project dependencies are captured below.</w:t>
      </w:r>
    </w:p>
    <w:tbl>
      <w:tblPr>
        <w:tblStyle w:val="TableGrid"/>
        <w:tblW w:w="0" w:type="auto"/>
        <w:tblInd w:w="720" w:type="dxa"/>
        <w:tblLook w:val="04A0" w:firstRow="1" w:lastRow="0" w:firstColumn="1" w:lastColumn="0" w:noHBand="0" w:noVBand="1"/>
      </w:tblPr>
      <w:tblGrid>
        <w:gridCol w:w="599"/>
        <w:gridCol w:w="8977"/>
      </w:tblGrid>
      <w:tr w:rsidR="003901B0" w:rsidRPr="004503B6" w14:paraId="5E14678D" w14:textId="77777777" w:rsidTr="001C17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6BA3821" w14:textId="77777777" w:rsidR="003901B0" w:rsidRPr="004503B6" w:rsidRDefault="003901B0" w:rsidP="003901B0">
            <w:pPr>
              <w:pStyle w:val="TableHeader"/>
              <w:rPr>
                <w:rFonts w:ascii="Century Gothic" w:hAnsi="Century Gothic"/>
              </w:rPr>
            </w:pPr>
            <w:r w:rsidRPr="004503B6">
              <w:rPr>
                <w:rFonts w:ascii="Century Gothic" w:hAnsi="Century Gothic"/>
              </w:rPr>
              <w:t>ID</w:t>
            </w:r>
          </w:p>
        </w:tc>
        <w:tc>
          <w:tcPr>
            <w:tcW w:w="8977" w:type="dxa"/>
          </w:tcPr>
          <w:p w14:paraId="710814D7" w14:textId="77777777" w:rsidR="003901B0" w:rsidRPr="004503B6" w:rsidRDefault="003901B0" w:rsidP="003901B0">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Dependency</w:t>
            </w:r>
          </w:p>
        </w:tc>
      </w:tr>
      <w:tr w:rsidR="003901B0" w:rsidRPr="004503B6" w14:paraId="21C86CC3" w14:textId="77777777" w:rsidTr="001C17B4">
        <w:tc>
          <w:tcPr>
            <w:cnfStyle w:val="001000000000" w:firstRow="0" w:lastRow="0" w:firstColumn="1" w:lastColumn="0" w:oddVBand="0" w:evenVBand="0" w:oddHBand="0" w:evenHBand="0" w:firstRowFirstColumn="0" w:firstRowLastColumn="0" w:lastRowFirstColumn="0" w:lastRowLastColumn="0"/>
            <w:tcW w:w="599" w:type="dxa"/>
          </w:tcPr>
          <w:p w14:paraId="4FD57858" w14:textId="77777777" w:rsidR="003901B0" w:rsidRPr="004503B6" w:rsidRDefault="003901B0" w:rsidP="00D94051">
            <w:pPr>
              <w:pStyle w:val="TableBody"/>
              <w:numPr>
                <w:ilvl w:val="0"/>
                <w:numId w:val="17"/>
              </w:numPr>
              <w:rPr>
                <w:rFonts w:ascii="Century Gothic" w:hAnsi="Century Gothic"/>
              </w:rPr>
            </w:pPr>
          </w:p>
        </w:tc>
        <w:tc>
          <w:tcPr>
            <w:tcW w:w="8977" w:type="dxa"/>
          </w:tcPr>
          <w:p w14:paraId="4B76A5EE" w14:textId="77777777" w:rsidR="003901B0" w:rsidRPr="004503B6" w:rsidRDefault="003901B0" w:rsidP="001C17B4">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None</w:t>
            </w:r>
          </w:p>
        </w:tc>
      </w:tr>
    </w:tbl>
    <w:p w14:paraId="21012B64" w14:textId="77777777" w:rsidR="003901B0" w:rsidRPr="004503B6" w:rsidRDefault="003901B0" w:rsidP="003901B0">
      <w:pPr>
        <w:pStyle w:val="Heading2"/>
        <w:rPr>
          <w:rFonts w:ascii="Century Gothic" w:hAnsi="Century Gothic"/>
        </w:rPr>
      </w:pPr>
      <w:bookmarkStart w:id="38" w:name="_Toc34749319"/>
      <w:r w:rsidRPr="004503B6">
        <w:rPr>
          <w:rFonts w:ascii="Century Gothic" w:hAnsi="Century Gothic"/>
        </w:rPr>
        <w:t>Assumptions</w:t>
      </w:r>
      <w:bookmarkEnd w:id="38"/>
    </w:p>
    <w:p w14:paraId="44EA57CC" w14:textId="77777777" w:rsidR="003901B0" w:rsidRPr="004503B6" w:rsidRDefault="005259DD" w:rsidP="003901B0">
      <w:pPr>
        <w:pStyle w:val="Body"/>
        <w:rPr>
          <w:rFonts w:ascii="Century Gothic" w:hAnsi="Century Gothic"/>
        </w:rPr>
      </w:pPr>
      <w:r w:rsidRPr="004503B6">
        <w:rPr>
          <w:rFonts w:ascii="Century Gothic" w:hAnsi="Century Gothic"/>
        </w:rPr>
        <w:t>Project assumptions are captured below.</w:t>
      </w:r>
    </w:p>
    <w:tbl>
      <w:tblPr>
        <w:tblStyle w:val="TableGrid"/>
        <w:tblW w:w="0" w:type="auto"/>
        <w:tblInd w:w="720" w:type="dxa"/>
        <w:tblLook w:val="04A0" w:firstRow="1" w:lastRow="0" w:firstColumn="1" w:lastColumn="0" w:noHBand="0" w:noVBand="1"/>
      </w:tblPr>
      <w:tblGrid>
        <w:gridCol w:w="599"/>
        <w:gridCol w:w="8977"/>
      </w:tblGrid>
      <w:tr w:rsidR="005259DD" w:rsidRPr="004503B6" w14:paraId="557B5B1A" w14:textId="77777777" w:rsidTr="00B71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70AE257E" w14:textId="77777777" w:rsidR="005259DD" w:rsidRPr="004503B6" w:rsidRDefault="005259DD" w:rsidP="005259DD">
            <w:pPr>
              <w:pStyle w:val="TableHeader"/>
              <w:rPr>
                <w:rFonts w:ascii="Century Gothic" w:hAnsi="Century Gothic"/>
              </w:rPr>
            </w:pPr>
            <w:r w:rsidRPr="004503B6">
              <w:rPr>
                <w:rFonts w:ascii="Century Gothic" w:hAnsi="Century Gothic"/>
              </w:rPr>
              <w:t>ID</w:t>
            </w:r>
          </w:p>
        </w:tc>
        <w:tc>
          <w:tcPr>
            <w:tcW w:w="8977" w:type="dxa"/>
          </w:tcPr>
          <w:p w14:paraId="63E14E07" w14:textId="77777777" w:rsidR="005259DD" w:rsidRPr="004503B6" w:rsidRDefault="005259DD" w:rsidP="005259DD">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Assumption</w:t>
            </w:r>
          </w:p>
        </w:tc>
      </w:tr>
      <w:tr w:rsidR="005259DD" w:rsidRPr="004503B6" w14:paraId="6DC06CB9" w14:textId="77777777" w:rsidTr="00B719FF">
        <w:tc>
          <w:tcPr>
            <w:cnfStyle w:val="001000000000" w:firstRow="0" w:lastRow="0" w:firstColumn="1" w:lastColumn="0" w:oddVBand="0" w:evenVBand="0" w:oddHBand="0" w:evenHBand="0" w:firstRowFirstColumn="0" w:firstRowLastColumn="0" w:lastRowFirstColumn="0" w:lastRowLastColumn="0"/>
            <w:tcW w:w="599" w:type="dxa"/>
          </w:tcPr>
          <w:p w14:paraId="7862D83F" w14:textId="77777777" w:rsidR="005259DD" w:rsidRPr="004503B6" w:rsidRDefault="005259DD" w:rsidP="00D94051">
            <w:pPr>
              <w:pStyle w:val="TableBody"/>
              <w:numPr>
                <w:ilvl w:val="0"/>
                <w:numId w:val="15"/>
              </w:numPr>
              <w:rPr>
                <w:rFonts w:ascii="Century Gothic" w:hAnsi="Century Gothic"/>
              </w:rPr>
            </w:pPr>
          </w:p>
        </w:tc>
        <w:tc>
          <w:tcPr>
            <w:tcW w:w="8977" w:type="dxa"/>
          </w:tcPr>
          <w:p w14:paraId="030EE6FF" w14:textId="77777777" w:rsidR="005259DD" w:rsidRPr="004503B6" w:rsidRDefault="005259DD" w:rsidP="00B719F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4F747C57" w14:textId="0166B8F3" w:rsidR="00372B96" w:rsidRPr="004503B6" w:rsidRDefault="00372B96" w:rsidP="00F76A8E">
      <w:pPr>
        <w:pStyle w:val="Heading1"/>
        <w:rPr>
          <w:rFonts w:ascii="Century Gothic" w:hAnsi="Century Gothic"/>
        </w:rPr>
      </w:pPr>
      <w:bookmarkStart w:id="39" w:name="_Toc34749320"/>
      <w:r w:rsidRPr="004503B6">
        <w:rPr>
          <w:rFonts w:ascii="Century Gothic" w:hAnsi="Century Gothic"/>
        </w:rPr>
        <w:lastRenderedPageBreak/>
        <w:t xml:space="preserve">Solution </w:t>
      </w:r>
      <w:r w:rsidR="0085584A">
        <w:rPr>
          <w:rFonts w:ascii="Century Gothic" w:hAnsi="Century Gothic"/>
        </w:rPr>
        <w:t>Design</w:t>
      </w:r>
      <w:bookmarkEnd w:id="39"/>
    </w:p>
    <w:p w14:paraId="42D2F584" w14:textId="77777777" w:rsidR="004A57B4" w:rsidRPr="004503B6" w:rsidRDefault="00D209B8" w:rsidP="008C461D">
      <w:pPr>
        <w:pStyle w:val="Body"/>
        <w:rPr>
          <w:rFonts w:ascii="Century Gothic" w:hAnsi="Century Gothic"/>
        </w:rPr>
      </w:pPr>
      <w:r w:rsidRPr="004503B6">
        <w:rPr>
          <w:rFonts w:ascii="Century Gothic" w:hAnsi="Century Gothic"/>
        </w:rPr>
        <w:t xml:space="preserve">This section of the document provides information about the solution delivered by the project – lists of components and systems involved in the solution, </w:t>
      </w:r>
      <w:r w:rsidR="004A57B4" w:rsidRPr="004503B6">
        <w:rPr>
          <w:rFonts w:ascii="Century Gothic" w:hAnsi="Century Gothic"/>
        </w:rPr>
        <w:t>current as-is architecture</w:t>
      </w:r>
      <w:r w:rsidRPr="004503B6">
        <w:rPr>
          <w:rFonts w:ascii="Century Gothic" w:hAnsi="Century Gothic"/>
        </w:rPr>
        <w:t xml:space="preserve"> and </w:t>
      </w:r>
      <w:r w:rsidR="004A57B4" w:rsidRPr="004503B6">
        <w:rPr>
          <w:rFonts w:ascii="Century Gothic" w:hAnsi="Century Gothic"/>
        </w:rPr>
        <w:t>the target architecture.</w:t>
      </w:r>
    </w:p>
    <w:p w14:paraId="32218F9D" w14:textId="77777777" w:rsidR="00372B96" w:rsidRPr="004503B6" w:rsidRDefault="004A57B4" w:rsidP="008C461D">
      <w:pPr>
        <w:pStyle w:val="Body"/>
        <w:rPr>
          <w:rFonts w:ascii="Century Gothic" w:hAnsi="Century Gothic"/>
        </w:rPr>
      </w:pPr>
      <w:r w:rsidRPr="004503B6">
        <w:rPr>
          <w:rFonts w:ascii="Century Gothic" w:hAnsi="Century Gothic"/>
        </w:rPr>
        <w:t>For a long running, multi-phased projects, a transition or series of transitions architectures are included in this chapter as well.</w:t>
      </w:r>
    </w:p>
    <w:p w14:paraId="4C8F3886" w14:textId="77777777" w:rsidR="00BB5FE7" w:rsidRPr="004503B6" w:rsidRDefault="00BB5FE7" w:rsidP="008C461D">
      <w:pPr>
        <w:pStyle w:val="Body"/>
        <w:rPr>
          <w:rFonts w:ascii="Century Gothic" w:hAnsi="Century Gothic"/>
        </w:rPr>
      </w:pPr>
      <w:r w:rsidRPr="004503B6">
        <w:rPr>
          <w:rFonts w:ascii="Century Gothic" w:hAnsi="Century Gothic"/>
        </w:rPr>
        <w:t>Architecture description includes following views where applicable:</w:t>
      </w:r>
    </w:p>
    <w:p w14:paraId="2D785941" w14:textId="77777777" w:rsidR="00BB5FE7" w:rsidRPr="004503B6" w:rsidRDefault="00BB5FE7" w:rsidP="00D94051">
      <w:pPr>
        <w:pStyle w:val="Body"/>
        <w:numPr>
          <w:ilvl w:val="0"/>
          <w:numId w:val="14"/>
        </w:numPr>
        <w:rPr>
          <w:rFonts w:ascii="Century Gothic" w:hAnsi="Century Gothic"/>
        </w:rPr>
      </w:pPr>
      <w:r w:rsidRPr="004503B6">
        <w:rPr>
          <w:rFonts w:ascii="Century Gothic" w:hAnsi="Century Gothic"/>
        </w:rPr>
        <w:t>Component view – to illustrate systems and components and main interfaces between them;</w:t>
      </w:r>
    </w:p>
    <w:p w14:paraId="7D04CDA7" w14:textId="096736B5" w:rsidR="00BB5FE7" w:rsidRPr="004503B6" w:rsidRDefault="00BB5FE7" w:rsidP="00D94051">
      <w:pPr>
        <w:pStyle w:val="Body"/>
        <w:numPr>
          <w:ilvl w:val="0"/>
          <w:numId w:val="14"/>
        </w:numPr>
        <w:rPr>
          <w:rFonts w:ascii="Century Gothic" w:hAnsi="Century Gothic"/>
        </w:rPr>
      </w:pPr>
      <w:r w:rsidRPr="004503B6">
        <w:rPr>
          <w:rFonts w:ascii="Century Gothic" w:hAnsi="Century Gothic"/>
        </w:rPr>
        <w:t xml:space="preserve">Functional view – to illustrate clusters of </w:t>
      </w:r>
      <w:r w:rsidR="002E5C61" w:rsidRPr="004503B6">
        <w:rPr>
          <w:rFonts w:ascii="Century Gothic" w:hAnsi="Century Gothic"/>
        </w:rPr>
        <w:t>functionalities</w:t>
      </w:r>
      <w:r w:rsidRPr="004503B6">
        <w:rPr>
          <w:rFonts w:ascii="Century Gothic" w:hAnsi="Century Gothic"/>
        </w:rPr>
        <w:t xml:space="preserve"> and delivering components;</w:t>
      </w:r>
    </w:p>
    <w:p w14:paraId="3C5284F7" w14:textId="77777777" w:rsidR="00BB5FE7" w:rsidRPr="004503B6" w:rsidRDefault="00BB5FE7" w:rsidP="00D94051">
      <w:pPr>
        <w:pStyle w:val="Body"/>
        <w:numPr>
          <w:ilvl w:val="0"/>
          <w:numId w:val="14"/>
        </w:numPr>
        <w:rPr>
          <w:rFonts w:ascii="Century Gothic" w:hAnsi="Century Gothic"/>
        </w:rPr>
      </w:pPr>
      <w:r w:rsidRPr="004503B6">
        <w:rPr>
          <w:rFonts w:ascii="Century Gothic" w:hAnsi="Century Gothic"/>
        </w:rPr>
        <w:t>Deployment view – to demonstrate physical setup of the solution.</w:t>
      </w:r>
    </w:p>
    <w:p w14:paraId="44C3D6F7" w14:textId="732369E5" w:rsidR="00D209B8" w:rsidRPr="004503B6" w:rsidRDefault="002E5C61" w:rsidP="00D209B8">
      <w:pPr>
        <w:pStyle w:val="Heading2"/>
        <w:rPr>
          <w:rFonts w:ascii="Century Gothic" w:hAnsi="Century Gothic"/>
        </w:rPr>
      </w:pPr>
      <w:bookmarkStart w:id="40" w:name="_Toc34749321"/>
      <w:r>
        <w:rPr>
          <w:rFonts w:ascii="Century Gothic" w:hAnsi="Century Gothic"/>
        </w:rPr>
        <w:t>Data Model</w:t>
      </w:r>
      <w:bookmarkEnd w:id="40"/>
    </w:p>
    <w:p w14:paraId="281A9667" w14:textId="6B52E3BD" w:rsidR="00D209B8" w:rsidRPr="004503B6" w:rsidRDefault="00D209B8" w:rsidP="00FC1122">
      <w:pPr>
        <w:pStyle w:val="Body"/>
        <w:jc w:val="both"/>
        <w:rPr>
          <w:rFonts w:ascii="Century Gothic" w:hAnsi="Century Gothic"/>
        </w:rPr>
      </w:pPr>
      <w:r w:rsidRPr="004503B6">
        <w:rPr>
          <w:rFonts w:ascii="Century Gothic" w:hAnsi="Century Gothic"/>
        </w:rPr>
        <w:t xml:space="preserve">This section enumerates </w:t>
      </w:r>
      <w:r w:rsidR="00FC1122">
        <w:rPr>
          <w:rFonts w:ascii="Century Gothic" w:hAnsi="Century Gothic"/>
        </w:rPr>
        <w:t>the data modeling concepts</w:t>
      </w:r>
      <w:r w:rsidR="0033793B">
        <w:rPr>
          <w:rFonts w:ascii="Century Gothic" w:hAnsi="Century Gothic"/>
        </w:rPr>
        <w:t>,</w:t>
      </w:r>
      <w:r w:rsidR="00FC1122">
        <w:rPr>
          <w:rFonts w:ascii="Century Gothic" w:hAnsi="Century Gothic"/>
        </w:rPr>
        <w:t xml:space="preserve"> classification and categorization of data models that contribute to the Things in the system corresponding to the physical devices in </w:t>
      </w:r>
      <w:r w:rsidR="009E01F2">
        <w:rPr>
          <w:rFonts w:ascii="Century Gothic" w:hAnsi="Century Gothic"/>
        </w:rPr>
        <w:t>ELGi</w:t>
      </w:r>
      <w:r w:rsidR="00FC1122">
        <w:rPr>
          <w:rFonts w:ascii="Century Gothic" w:hAnsi="Century Gothic"/>
        </w:rPr>
        <w:t xml:space="preserve"> Ecosystem.</w:t>
      </w:r>
    </w:p>
    <w:p w14:paraId="1F08AAA3" w14:textId="0A34BE36" w:rsidR="00D209B8" w:rsidRPr="004503B6" w:rsidRDefault="004A57B4" w:rsidP="004A57B4">
      <w:pPr>
        <w:pStyle w:val="Heading3"/>
        <w:rPr>
          <w:rFonts w:ascii="Century Gothic" w:hAnsi="Century Gothic"/>
        </w:rPr>
      </w:pPr>
      <w:bookmarkStart w:id="41" w:name="_Toc34749322"/>
      <w:r w:rsidRPr="004503B6">
        <w:rPr>
          <w:rFonts w:ascii="Century Gothic" w:hAnsi="Century Gothic"/>
        </w:rPr>
        <w:t>Component</w:t>
      </w:r>
      <w:r w:rsidR="000E0F68">
        <w:rPr>
          <w:rFonts w:ascii="Century Gothic" w:hAnsi="Century Gothic"/>
        </w:rPr>
        <w:t xml:space="preserve"> Classification</w:t>
      </w:r>
      <w:bookmarkEnd w:id="41"/>
    </w:p>
    <w:p w14:paraId="2A86F20D" w14:textId="0A30B0D3" w:rsidR="004A57B4" w:rsidRDefault="004A57B4" w:rsidP="004A57B4">
      <w:pPr>
        <w:pStyle w:val="Body"/>
        <w:rPr>
          <w:rFonts w:ascii="Century Gothic" w:hAnsi="Century Gothic"/>
        </w:rPr>
      </w:pPr>
      <w:r w:rsidRPr="004503B6">
        <w:rPr>
          <w:rFonts w:ascii="Century Gothic" w:hAnsi="Century Gothic"/>
        </w:rPr>
        <w:t xml:space="preserve">The </w:t>
      </w:r>
      <w:r w:rsidR="009B7F97">
        <w:rPr>
          <w:rFonts w:ascii="Century Gothic" w:hAnsi="Century Gothic"/>
        </w:rPr>
        <w:t xml:space="preserve">component classification discusses about the categorization of </w:t>
      </w:r>
      <w:r w:rsidR="00620728">
        <w:rPr>
          <w:rFonts w:ascii="Century Gothic" w:hAnsi="Century Gothic"/>
        </w:rPr>
        <w:t xml:space="preserve">the devices based on the features, capabilities, and the data sets they carry. The table below categorizes the major set of compressor types that are available in the </w:t>
      </w:r>
      <w:r w:rsidR="00A10A79">
        <w:rPr>
          <w:rFonts w:ascii="Century Gothic" w:hAnsi="Century Gothic"/>
        </w:rPr>
        <w:t>ELGi</w:t>
      </w:r>
      <w:r w:rsidR="00620728">
        <w:rPr>
          <w:rFonts w:ascii="Century Gothic" w:hAnsi="Century Gothic"/>
        </w:rPr>
        <w:t xml:space="preserve"> eco-system which can be logically separated from each other in order to represent as a different entity type on Thingworx.</w:t>
      </w:r>
    </w:p>
    <w:tbl>
      <w:tblPr>
        <w:tblStyle w:val="TableGrid"/>
        <w:tblW w:w="4442" w:type="pct"/>
        <w:tblLook w:val="04A0" w:firstRow="1" w:lastRow="0" w:firstColumn="1" w:lastColumn="0" w:noHBand="0" w:noVBand="1"/>
      </w:tblPr>
      <w:tblGrid>
        <w:gridCol w:w="1634"/>
        <w:gridCol w:w="1633"/>
        <w:gridCol w:w="6319"/>
      </w:tblGrid>
      <w:tr w:rsidR="00620728" w:rsidRPr="004503B6" w14:paraId="0AB0F689" w14:textId="77777777" w:rsidTr="004D3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pct"/>
          </w:tcPr>
          <w:p w14:paraId="08E894E1" w14:textId="5E38867D" w:rsidR="00620728" w:rsidRPr="004503B6" w:rsidRDefault="00620728" w:rsidP="004D3A65">
            <w:pPr>
              <w:pStyle w:val="TableHeader"/>
              <w:rPr>
                <w:rFonts w:ascii="Century Gothic" w:hAnsi="Century Gothic"/>
              </w:rPr>
            </w:pPr>
            <w:r>
              <w:rPr>
                <w:rFonts w:ascii="Century Gothic" w:hAnsi="Century Gothic"/>
              </w:rPr>
              <w:t>Compressor</w:t>
            </w:r>
          </w:p>
        </w:tc>
        <w:tc>
          <w:tcPr>
            <w:tcW w:w="852" w:type="pct"/>
          </w:tcPr>
          <w:p w14:paraId="5DA439DA" w14:textId="77777777" w:rsidR="00620728" w:rsidRPr="004503B6" w:rsidRDefault="00620728" w:rsidP="004D3A65">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Type</w:t>
            </w:r>
          </w:p>
        </w:tc>
        <w:tc>
          <w:tcPr>
            <w:tcW w:w="3296" w:type="pct"/>
          </w:tcPr>
          <w:p w14:paraId="004C504B" w14:textId="77777777" w:rsidR="00620728" w:rsidRPr="004503B6" w:rsidRDefault="00620728" w:rsidP="004D3A65">
            <w:pPr>
              <w:pStyle w:val="TableHead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4503B6">
              <w:rPr>
                <w:rFonts w:ascii="Century Gothic" w:hAnsi="Century Gothic"/>
              </w:rPr>
              <w:t>Description</w:t>
            </w:r>
          </w:p>
        </w:tc>
      </w:tr>
      <w:tr w:rsidR="00620728" w:rsidRPr="004503B6" w14:paraId="7F53745E" w14:textId="77777777" w:rsidTr="004D3A65">
        <w:tc>
          <w:tcPr>
            <w:cnfStyle w:val="001000000000" w:firstRow="0" w:lastRow="0" w:firstColumn="1" w:lastColumn="0" w:oddVBand="0" w:evenVBand="0" w:oddHBand="0" w:evenHBand="0" w:firstRowFirstColumn="0" w:firstRowLastColumn="0" w:lastRowFirstColumn="0" w:lastRowLastColumn="0"/>
            <w:tcW w:w="852" w:type="pct"/>
            <w:vMerge w:val="restart"/>
          </w:tcPr>
          <w:p w14:paraId="41EE9C78" w14:textId="25A37514" w:rsidR="00620728" w:rsidRPr="004503B6" w:rsidRDefault="00620728" w:rsidP="00620728">
            <w:pPr>
              <w:pStyle w:val="TableBody"/>
              <w:jc w:val="center"/>
              <w:rPr>
                <w:rFonts w:ascii="Century Gothic" w:hAnsi="Century Gothic"/>
              </w:rPr>
            </w:pPr>
            <w:r>
              <w:rPr>
                <w:rFonts w:ascii="Century Gothic" w:hAnsi="Century Gothic"/>
              </w:rPr>
              <w:t>EPSAC</w:t>
            </w:r>
          </w:p>
        </w:tc>
        <w:tc>
          <w:tcPr>
            <w:tcW w:w="852" w:type="pct"/>
          </w:tcPr>
          <w:p w14:paraId="79F5805F" w14:textId="00C0F434" w:rsidR="00620728" w:rsidRPr="004503B6" w:rsidRDefault="00620728" w:rsidP="004D3A65">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w:t>
            </w:r>
          </w:p>
        </w:tc>
        <w:tc>
          <w:tcPr>
            <w:tcW w:w="3296" w:type="pct"/>
          </w:tcPr>
          <w:p w14:paraId="5A4AB6CB" w14:textId="71334DB6" w:rsidR="00620728" w:rsidRPr="004503B6" w:rsidRDefault="00620728" w:rsidP="004D3A65">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The most basic compressor type.</w:t>
            </w:r>
          </w:p>
        </w:tc>
      </w:tr>
      <w:tr w:rsidR="001D5CBF" w:rsidRPr="004503B6" w14:paraId="17833C99" w14:textId="77777777" w:rsidTr="004D3A65">
        <w:tc>
          <w:tcPr>
            <w:cnfStyle w:val="001000000000" w:firstRow="0" w:lastRow="0" w:firstColumn="1" w:lastColumn="0" w:oddVBand="0" w:evenVBand="0" w:oddHBand="0" w:evenHBand="0" w:firstRowFirstColumn="0" w:firstRowLastColumn="0" w:lastRowFirstColumn="0" w:lastRowLastColumn="0"/>
            <w:tcW w:w="852" w:type="pct"/>
            <w:vMerge/>
          </w:tcPr>
          <w:p w14:paraId="3FA42632" w14:textId="4F4CEE0A" w:rsidR="001D5CBF" w:rsidRPr="004503B6" w:rsidRDefault="001D5CBF" w:rsidP="001D5CBF">
            <w:pPr>
              <w:pStyle w:val="TableBody"/>
              <w:rPr>
                <w:rFonts w:ascii="Century Gothic" w:hAnsi="Century Gothic"/>
              </w:rPr>
            </w:pPr>
          </w:p>
        </w:tc>
        <w:tc>
          <w:tcPr>
            <w:tcW w:w="852" w:type="pct"/>
          </w:tcPr>
          <w:p w14:paraId="175A234F" w14:textId="09C20D98" w:rsidR="001D5CBF" w:rsidRPr="004503B6" w:rsidRDefault="001D5CBF" w:rsidP="001D5CB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CV</w:t>
            </w:r>
          </w:p>
        </w:tc>
        <w:tc>
          <w:tcPr>
            <w:tcW w:w="3296" w:type="pct"/>
          </w:tcPr>
          <w:p w14:paraId="78094AB0" w14:textId="4BC13D88" w:rsidR="001D5CBF" w:rsidRPr="004503B6" w:rsidRDefault="001D5CBF" w:rsidP="001D5CB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A variant of compressor with VFD.</w:t>
            </w:r>
          </w:p>
        </w:tc>
      </w:tr>
      <w:tr w:rsidR="00833686" w:rsidRPr="004503B6" w14:paraId="5EC6F06F" w14:textId="77777777" w:rsidTr="004D3A65">
        <w:tc>
          <w:tcPr>
            <w:cnfStyle w:val="001000000000" w:firstRow="0" w:lastRow="0" w:firstColumn="1" w:lastColumn="0" w:oddVBand="0" w:evenVBand="0" w:oddHBand="0" w:evenHBand="0" w:firstRowFirstColumn="0" w:firstRowLastColumn="0" w:lastRowFirstColumn="0" w:lastRowLastColumn="0"/>
            <w:tcW w:w="852" w:type="pct"/>
            <w:vMerge/>
          </w:tcPr>
          <w:p w14:paraId="42A80D6A" w14:textId="77777777" w:rsidR="00833686" w:rsidRPr="004503B6" w:rsidRDefault="00833686" w:rsidP="001D5CBF">
            <w:pPr>
              <w:pStyle w:val="TableBody"/>
              <w:rPr>
                <w:rFonts w:ascii="Century Gothic" w:hAnsi="Century Gothic"/>
              </w:rPr>
            </w:pPr>
          </w:p>
        </w:tc>
        <w:tc>
          <w:tcPr>
            <w:tcW w:w="852" w:type="pct"/>
          </w:tcPr>
          <w:p w14:paraId="441767DC" w14:textId="2E3A7CF1" w:rsidR="00833686" w:rsidRDefault="00833686" w:rsidP="001D5CB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CD</w:t>
            </w:r>
          </w:p>
        </w:tc>
        <w:tc>
          <w:tcPr>
            <w:tcW w:w="3296" w:type="pct"/>
          </w:tcPr>
          <w:p w14:paraId="50F84048" w14:textId="208E8763" w:rsidR="00833686" w:rsidRDefault="00833686" w:rsidP="001D5CB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A basic compressor type with dry air.</w:t>
            </w:r>
          </w:p>
        </w:tc>
      </w:tr>
      <w:tr w:rsidR="00620728" w:rsidRPr="004503B6" w14:paraId="7167D8FC" w14:textId="77777777" w:rsidTr="004D3A65">
        <w:tc>
          <w:tcPr>
            <w:cnfStyle w:val="001000000000" w:firstRow="0" w:lastRow="0" w:firstColumn="1" w:lastColumn="0" w:oddVBand="0" w:evenVBand="0" w:oddHBand="0" w:evenHBand="0" w:firstRowFirstColumn="0" w:firstRowLastColumn="0" w:lastRowFirstColumn="0" w:lastRowLastColumn="0"/>
            <w:tcW w:w="852" w:type="pct"/>
            <w:vMerge/>
          </w:tcPr>
          <w:p w14:paraId="20B87A66" w14:textId="5554DD68" w:rsidR="00620728" w:rsidRPr="004503B6" w:rsidRDefault="00620728" w:rsidP="004D3A65">
            <w:pPr>
              <w:pStyle w:val="TableBody"/>
              <w:rPr>
                <w:rFonts w:ascii="Century Gothic" w:hAnsi="Century Gothic"/>
              </w:rPr>
            </w:pPr>
          </w:p>
        </w:tc>
        <w:tc>
          <w:tcPr>
            <w:tcW w:w="852" w:type="pct"/>
          </w:tcPr>
          <w:p w14:paraId="603C5319" w14:textId="6576164F" w:rsidR="00620728" w:rsidRPr="004503B6" w:rsidRDefault="00620728" w:rsidP="004D3A65">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CVD</w:t>
            </w:r>
          </w:p>
        </w:tc>
        <w:tc>
          <w:tcPr>
            <w:tcW w:w="3296" w:type="pct"/>
          </w:tcPr>
          <w:p w14:paraId="054CE131" w14:textId="4C2B4914" w:rsidR="00620728" w:rsidRPr="004503B6" w:rsidRDefault="00620728" w:rsidP="004D3A65">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A compressor variant with VFD and dry air.</w:t>
            </w:r>
          </w:p>
        </w:tc>
      </w:tr>
      <w:tr w:rsidR="001D5CBF" w:rsidRPr="004503B6" w14:paraId="006566D8" w14:textId="77777777" w:rsidTr="004D3A65">
        <w:tc>
          <w:tcPr>
            <w:cnfStyle w:val="001000000000" w:firstRow="0" w:lastRow="0" w:firstColumn="1" w:lastColumn="0" w:oddVBand="0" w:evenVBand="0" w:oddHBand="0" w:evenHBand="0" w:firstRowFirstColumn="0" w:firstRowLastColumn="0" w:lastRowFirstColumn="0" w:lastRowLastColumn="0"/>
            <w:tcW w:w="852" w:type="pct"/>
            <w:vMerge w:val="restart"/>
          </w:tcPr>
          <w:p w14:paraId="37FC20A0" w14:textId="47A36BDC" w:rsidR="001D5CBF" w:rsidRPr="004503B6" w:rsidRDefault="001D5CBF" w:rsidP="001D5CBF">
            <w:pPr>
              <w:pStyle w:val="TableBody"/>
              <w:jc w:val="center"/>
              <w:rPr>
                <w:rFonts w:ascii="Century Gothic" w:hAnsi="Century Gothic"/>
              </w:rPr>
            </w:pPr>
            <w:r>
              <w:rPr>
                <w:rFonts w:ascii="Century Gothic" w:hAnsi="Century Gothic"/>
              </w:rPr>
              <w:t>OF</w:t>
            </w:r>
            <w:r w:rsidR="00A4033F">
              <w:rPr>
                <w:rFonts w:ascii="Century Gothic" w:hAnsi="Century Gothic"/>
              </w:rPr>
              <w:t>SAC</w:t>
            </w:r>
            <w:r>
              <w:rPr>
                <w:rFonts w:ascii="Century Gothic" w:hAnsi="Century Gothic"/>
              </w:rPr>
              <w:t xml:space="preserve"> (Oil Filter)</w:t>
            </w:r>
          </w:p>
        </w:tc>
        <w:tc>
          <w:tcPr>
            <w:tcW w:w="852" w:type="pct"/>
          </w:tcPr>
          <w:p w14:paraId="5E7C7550" w14:textId="2041896E" w:rsidR="001D5CBF" w:rsidRPr="004503B6" w:rsidRDefault="00A4033F" w:rsidP="004D3A65">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OW</w:t>
            </w:r>
          </w:p>
        </w:tc>
        <w:tc>
          <w:tcPr>
            <w:tcW w:w="3296" w:type="pct"/>
          </w:tcPr>
          <w:p w14:paraId="67AD5A13" w14:textId="397AAA4B" w:rsidR="001D5CBF" w:rsidRPr="004503B6" w:rsidRDefault="00A4033F" w:rsidP="004D3A65">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A variant of double stage compressor. Can be categorized further to C and CV variant.</w:t>
            </w:r>
          </w:p>
        </w:tc>
      </w:tr>
      <w:tr w:rsidR="00A4033F" w:rsidRPr="004503B6" w14:paraId="11D53831" w14:textId="77777777" w:rsidTr="004D3A65">
        <w:tc>
          <w:tcPr>
            <w:cnfStyle w:val="001000000000" w:firstRow="0" w:lastRow="0" w:firstColumn="1" w:lastColumn="0" w:oddVBand="0" w:evenVBand="0" w:oddHBand="0" w:evenHBand="0" w:firstRowFirstColumn="0" w:firstRowLastColumn="0" w:lastRowFirstColumn="0" w:lastRowLastColumn="0"/>
            <w:tcW w:w="852" w:type="pct"/>
            <w:vMerge/>
          </w:tcPr>
          <w:p w14:paraId="72F95865" w14:textId="77777777" w:rsidR="00A4033F" w:rsidRDefault="00A4033F" w:rsidP="00A4033F">
            <w:pPr>
              <w:pStyle w:val="TableBody"/>
              <w:rPr>
                <w:rFonts w:ascii="Century Gothic" w:hAnsi="Century Gothic"/>
              </w:rPr>
            </w:pPr>
          </w:p>
        </w:tc>
        <w:tc>
          <w:tcPr>
            <w:tcW w:w="852" w:type="pct"/>
          </w:tcPr>
          <w:p w14:paraId="62C1192B" w14:textId="4CE16064" w:rsidR="00A4033F" w:rsidRDefault="00A4033F" w:rsidP="00A4033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OA</w:t>
            </w:r>
          </w:p>
        </w:tc>
        <w:tc>
          <w:tcPr>
            <w:tcW w:w="3296" w:type="pct"/>
          </w:tcPr>
          <w:p w14:paraId="24EF77D7" w14:textId="095E5357" w:rsidR="00A4033F" w:rsidRDefault="00A4033F" w:rsidP="00A4033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Another double stage compressor variant. Can be categorized further to C and CV variant.</w:t>
            </w:r>
          </w:p>
        </w:tc>
      </w:tr>
      <w:tr w:rsidR="00A4033F" w:rsidRPr="004503B6" w14:paraId="5726092F" w14:textId="77777777" w:rsidTr="004D3A65">
        <w:tc>
          <w:tcPr>
            <w:cnfStyle w:val="001000000000" w:firstRow="0" w:lastRow="0" w:firstColumn="1" w:lastColumn="0" w:oddVBand="0" w:evenVBand="0" w:oddHBand="0" w:evenHBand="0" w:firstRowFirstColumn="0" w:firstRowLastColumn="0" w:lastRowFirstColumn="0" w:lastRowLastColumn="0"/>
            <w:tcW w:w="852" w:type="pct"/>
            <w:vMerge/>
          </w:tcPr>
          <w:p w14:paraId="2D4AD3E7" w14:textId="77777777" w:rsidR="00A4033F" w:rsidRDefault="00A4033F" w:rsidP="00A4033F">
            <w:pPr>
              <w:pStyle w:val="TableBody"/>
              <w:rPr>
                <w:rFonts w:ascii="Century Gothic" w:hAnsi="Century Gothic"/>
              </w:rPr>
            </w:pPr>
          </w:p>
        </w:tc>
        <w:tc>
          <w:tcPr>
            <w:tcW w:w="852" w:type="pct"/>
          </w:tcPr>
          <w:p w14:paraId="2AB00B94" w14:textId="677B09C7" w:rsidR="00A4033F" w:rsidRPr="004503B6" w:rsidRDefault="00A4033F" w:rsidP="00A4033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OLW</w:t>
            </w:r>
          </w:p>
        </w:tc>
        <w:tc>
          <w:tcPr>
            <w:tcW w:w="3296" w:type="pct"/>
          </w:tcPr>
          <w:p w14:paraId="3EB8EB42" w14:textId="3379EC86" w:rsidR="00A4033F" w:rsidRPr="004503B6" w:rsidRDefault="00A4033F" w:rsidP="00A4033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Single stage Oil based compressor variant. Can be categorized further to C and CV variant.</w:t>
            </w:r>
          </w:p>
        </w:tc>
      </w:tr>
      <w:tr w:rsidR="00A4033F" w:rsidRPr="004503B6" w14:paraId="41237551" w14:textId="77777777" w:rsidTr="004D3A65">
        <w:tc>
          <w:tcPr>
            <w:cnfStyle w:val="001000000000" w:firstRow="0" w:lastRow="0" w:firstColumn="1" w:lastColumn="0" w:oddVBand="0" w:evenVBand="0" w:oddHBand="0" w:evenHBand="0" w:firstRowFirstColumn="0" w:firstRowLastColumn="0" w:lastRowFirstColumn="0" w:lastRowLastColumn="0"/>
            <w:tcW w:w="852" w:type="pct"/>
            <w:vMerge w:val="restart"/>
          </w:tcPr>
          <w:p w14:paraId="4D271B13" w14:textId="155C36BF" w:rsidR="00A4033F" w:rsidRPr="004503B6" w:rsidRDefault="00A4033F" w:rsidP="00A4033F">
            <w:pPr>
              <w:pStyle w:val="TableBody"/>
              <w:jc w:val="center"/>
              <w:rPr>
                <w:rFonts w:ascii="Century Gothic" w:hAnsi="Century Gothic"/>
              </w:rPr>
            </w:pPr>
            <w:r>
              <w:rPr>
                <w:rFonts w:ascii="Century Gothic" w:hAnsi="Century Gothic"/>
              </w:rPr>
              <w:t>AB Series</w:t>
            </w:r>
          </w:p>
        </w:tc>
        <w:tc>
          <w:tcPr>
            <w:tcW w:w="852" w:type="pct"/>
          </w:tcPr>
          <w:p w14:paraId="704680FE" w14:textId="4210B862" w:rsidR="00A4033F" w:rsidRPr="004503B6" w:rsidRDefault="00A4033F" w:rsidP="00A4033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w:t>
            </w:r>
          </w:p>
        </w:tc>
        <w:tc>
          <w:tcPr>
            <w:tcW w:w="3296" w:type="pct"/>
          </w:tcPr>
          <w:p w14:paraId="5BCF7760" w14:textId="11E8658D" w:rsidR="00A4033F" w:rsidRPr="004503B6" w:rsidRDefault="00A4033F" w:rsidP="00A4033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The most basic compressor type.</w:t>
            </w:r>
          </w:p>
        </w:tc>
      </w:tr>
      <w:tr w:rsidR="00A4033F" w:rsidRPr="004503B6" w14:paraId="39B8C04B" w14:textId="77777777" w:rsidTr="004D3A65">
        <w:tc>
          <w:tcPr>
            <w:cnfStyle w:val="001000000000" w:firstRow="0" w:lastRow="0" w:firstColumn="1" w:lastColumn="0" w:oddVBand="0" w:evenVBand="0" w:oddHBand="0" w:evenHBand="0" w:firstRowFirstColumn="0" w:firstRowLastColumn="0" w:lastRowFirstColumn="0" w:lastRowLastColumn="0"/>
            <w:tcW w:w="852" w:type="pct"/>
            <w:vMerge/>
          </w:tcPr>
          <w:p w14:paraId="08587D4B" w14:textId="64CB36F9" w:rsidR="00A4033F" w:rsidRPr="004503B6" w:rsidRDefault="00A4033F" w:rsidP="00A4033F">
            <w:pPr>
              <w:pStyle w:val="TableBody"/>
              <w:rPr>
                <w:rFonts w:ascii="Century Gothic" w:hAnsi="Century Gothic"/>
              </w:rPr>
            </w:pPr>
          </w:p>
        </w:tc>
        <w:tc>
          <w:tcPr>
            <w:tcW w:w="852" w:type="pct"/>
          </w:tcPr>
          <w:p w14:paraId="45CB6A0E" w14:textId="0DCF4D0A" w:rsidR="00A4033F" w:rsidRPr="004503B6" w:rsidRDefault="00A4033F" w:rsidP="00A4033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CV</w:t>
            </w:r>
          </w:p>
        </w:tc>
        <w:tc>
          <w:tcPr>
            <w:tcW w:w="3296" w:type="pct"/>
          </w:tcPr>
          <w:p w14:paraId="27B083B0" w14:textId="5F1861B3" w:rsidR="00A4033F" w:rsidRPr="004503B6" w:rsidRDefault="00A4033F" w:rsidP="00A4033F">
            <w:pPr>
              <w:pStyle w:val="TableBody"/>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A variant of compressor with VFD.</w:t>
            </w:r>
          </w:p>
        </w:tc>
      </w:tr>
    </w:tbl>
    <w:p w14:paraId="2A16A467" w14:textId="77777777" w:rsidR="000F39FB" w:rsidRDefault="000F39FB" w:rsidP="004A57B4">
      <w:pPr>
        <w:pStyle w:val="Body"/>
        <w:rPr>
          <w:rFonts w:ascii="Century Gothic" w:hAnsi="Century Gothic"/>
        </w:rPr>
      </w:pPr>
    </w:p>
    <w:p w14:paraId="79D0488B" w14:textId="38257607" w:rsidR="004D3A65" w:rsidRDefault="004D3A65" w:rsidP="004A57B4">
      <w:pPr>
        <w:pStyle w:val="Body"/>
        <w:rPr>
          <w:rFonts w:ascii="Century Gothic" w:hAnsi="Century Gothic"/>
        </w:rPr>
      </w:pPr>
      <w:r>
        <w:rPr>
          <w:rFonts w:ascii="Century Gothic" w:hAnsi="Century Gothic"/>
        </w:rPr>
        <w:t xml:space="preserve">The system also consists of different sets of parameters </w:t>
      </w:r>
      <w:r w:rsidR="000F39FB">
        <w:rPr>
          <w:rFonts w:ascii="Century Gothic" w:hAnsi="Century Gothic"/>
        </w:rPr>
        <w:t xml:space="preserve">based on the Neuron Controller type that is fitted on the compressor. At the Thing model level, any combination of the Compressor types and controller can be represented on the data model level. The following table represents the types of neuron controller currently being used in </w:t>
      </w:r>
      <w:r w:rsidR="00761E39">
        <w:rPr>
          <w:rFonts w:ascii="Century Gothic" w:hAnsi="Century Gothic"/>
        </w:rPr>
        <w:t>ELGi</w:t>
      </w:r>
      <w:r w:rsidR="000F39FB">
        <w:rPr>
          <w:rFonts w:ascii="Century Gothic" w:hAnsi="Century Gothic"/>
        </w:rPr>
        <w:t xml:space="preserve"> eco-system.</w:t>
      </w:r>
    </w:p>
    <w:p w14:paraId="77415BE7" w14:textId="77777777" w:rsidR="0002586E" w:rsidRDefault="0002586E" w:rsidP="004A57B4">
      <w:pPr>
        <w:pStyle w:val="Body"/>
        <w:rPr>
          <w:rFonts w:ascii="Century Gothic" w:hAnsi="Century Gothic"/>
        </w:rPr>
      </w:pPr>
    </w:p>
    <w:tbl>
      <w:tblPr>
        <w:tblStyle w:val="TableGrid"/>
        <w:tblW w:w="2928" w:type="pct"/>
        <w:tblLook w:val="04A0" w:firstRow="1" w:lastRow="0" w:firstColumn="1" w:lastColumn="0" w:noHBand="0" w:noVBand="1"/>
      </w:tblPr>
      <w:tblGrid>
        <w:gridCol w:w="6319"/>
      </w:tblGrid>
      <w:tr w:rsidR="000F39FB" w:rsidRPr="004503B6" w14:paraId="356D3872" w14:textId="77777777" w:rsidTr="000F3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2E20F2F" w14:textId="38A84E57" w:rsidR="000F39FB" w:rsidRPr="004503B6" w:rsidRDefault="000F39FB" w:rsidP="00E81935">
            <w:pPr>
              <w:pStyle w:val="TableHeader"/>
              <w:rPr>
                <w:rFonts w:ascii="Century Gothic" w:hAnsi="Century Gothic"/>
              </w:rPr>
            </w:pPr>
            <w:r>
              <w:rPr>
                <w:rFonts w:ascii="Century Gothic" w:hAnsi="Century Gothic"/>
              </w:rPr>
              <w:lastRenderedPageBreak/>
              <w:t>Neuron Controller Type</w:t>
            </w:r>
          </w:p>
        </w:tc>
      </w:tr>
      <w:tr w:rsidR="000F39FB" w:rsidRPr="004503B6" w14:paraId="401934AE" w14:textId="77777777" w:rsidTr="000F39FB">
        <w:tc>
          <w:tcPr>
            <w:cnfStyle w:val="001000000000" w:firstRow="0" w:lastRow="0" w:firstColumn="1" w:lastColumn="0" w:oddVBand="0" w:evenVBand="0" w:oddHBand="0" w:evenHBand="0" w:firstRowFirstColumn="0" w:firstRowLastColumn="0" w:lastRowFirstColumn="0" w:lastRowLastColumn="0"/>
            <w:tcW w:w="5000" w:type="pct"/>
          </w:tcPr>
          <w:p w14:paraId="15F70220" w14:textId="2604F9FA" w:rsidR="000F39FB" w:rsidRPr="004503B6" w:rsidRDefault="000F39FB" w:rsidP="00E81935">
            <w:pPr>
              <w:pStyle w:val="TableBody"/>
              <w:rPr>
                <w:rFonts w:ascii="Century Gothic" w:hAnsi="Century Gothic"/>
              </w:rPr>
            </w:pPr>
            <w:r>
              <w:rPr>
                <w:rFonts w:ascii="Century Gothic" w:hAnsi="Century Gothic"/>
              </w:rPr>
              <w:t>Neuron 3</w:t>
            </w:r>
          </w:p>
        </w:tc>
      </w:tr>
      <w:tr w:rsidR="000F39FB" w:rsidRPr="004503B6" w14:paraId="3413C03B" w14:textId="77777777" w:rsidTr="000F39FB">
        <w:tc>
          <w:tcPr>
            <w:cnfStyle w:val="001000000000" w:firstRow="0" w:lastRow="0" w:firstColumn="1" w:lastColumn="0" w:oddVBand="0" w:evenVBand="0" w:oddHBand="0" w:evenHBand="0" w:firstRowFirstColumn="0" w:firstRowLastColumn="0" w:lastRowFirstColumn="0" w:lastRowLastColumn="0"/>
            <w:tcW w:w="5000" w:type="pct"/>
          </w:tcPr>
          <w:p w14:paraId="511F2D25" w14:textId="2755AC54" w:rsidR="000F39FB" w:rsidRPr="004503B6" w:rsidRDefault="000F39FB" w:rsidP="00E81935">
            <w:pPr>
              <w:pStyle w:val="TableBody"/>
              <w:rPr>
                <w:rFonts w:ascii="Century Gothic" w:hAnsi="Century Gothic"/>
              </w:rPr>
            </w:pPr>
            <w:r>
              <w:rPr>
                <w:rFonts w:ascii="Century Gothic" w:hAnsi="Century Gothic"/>
              </w:rPr>
              <w:t>Neuron 4</w:t>
            </w:r>
          </w:p>
        </w:tc>
      </w:tr>
      <w:tr w:rsidR="000F39FB" w:rsidRPr="004503B6" w14:paraId="6F5A5EF1" w14:textId="77777777" w:rsidTr="000F39FB">
        <w:tc>
          <w:tcPr>
            <w:cnfStyle w:val="001000000000" w:firstRow="0" w:lastRow="0" w:firstColumn="1" w:lastColumn="0" w:oddVBand="0" w:evenVBand="0" w:oddHBand="0" w:evenHBand="0" w:firstRowFirstColumn="0" w:firstRowLastColumn="0" w:lastRowFirstColumn="0" w:lastRowLastColumn="0"/>
            <w:tcW w:w="5000" w:type="pct"/>
          </w:tcPr>
          <w:p w14:paraId="5250585A" w14:textId="44C0A2BE" w:rsidR="000F39FB" w:rsidRPr="004503B6" w:rsidRDefault="000F39FB" w:rsidP="00E81935">
            <w:pPr>
              <w:pStyle w:val="TableBody"/>
              <w:rPr>
                <w:rFonts w:ascii="Century Gothic" w:hAnsi="Century Gothic"/>
              </w:rPr>
            </w:pPr>
            <w:r>
              <w:rPr>
                <w:rFonts w:ascii="Century Gothic" w:hAnsi="Century Gothic"/>
              </w:rPr>
              <w:t>Neuron NXT</w:t>
            </w:r>
          </w:p>
        </w:tc>
      </w:tr>
    </w:tbl>
    <w:p w14:paraId="63D2B523" w14:textId="692A9400" w:rsidR="000F39FB" w:rsidRDefault="000F39FB" w:rsidP="004A57B4">
      <w:pPr>
        <w:pStyle w:val="Body"/>
        <w:rPr>
          <w:rFonts w:ascii="Century Gothic" w:hAnsi="Century Gothic"/>
        </w:rPr>
      </w:pPr>
    </w:p>
    <w:p w14:paraId="217CBDC3" w14:textId="572F9FD9" w:rsidR="006A51D7" w:rsidRDefault="006A51D7" w:rsidP="004A57B4">
      <w:pPr>
        <w:pStyle w:val="Body"/>
        <w:rPr>
          <w:rFonts w:ascii="Century Gothic" w:hAnsi="Century Gothic"/>
        </w:rPr>
      </w:pPr>
      <w:r>
        <w:rPr>
          <w:rFonts w:ascii="Century Gothic" w:hAnsi="Century Gothic"/>
        </w:rPr>
        <w:t>The following is graphical representation of compressor classifications in ELGi ecosystem.</w:t>
      </w:r>
    </w:p>
    <w:p w14:paraId="591430F5" w14:textId="76A6FAC5" w:rsidR="006A51D7" w:rsidRDefault="006A51D7" w:rsidP="004A57B4">
      <w:pPr>
        <w:pStyle w:val="Body"/>
        <w:rPr>
          <w:rFonts w:ascii="Century Gothic" w:hAnsi="Century Gothic"/>
        </w:rPr>
      </w:pPr>
    </w:p>
    <w:p w14:paraId="7EEF5A9D" w14:textId="6993851C" w:rsidR="006A51D7" w:rsidRDefault="006A51D7" w:rsidP="004A57B4">
      <w:pPr>
        <w:pStyle w:val="Body"/>
        <w:rPr>
          <w:rFonts w:ascii="Century Gothic" w:hAnsi="Century Gothic"/>
          <w:b/>
          <w:u w:val="single"/>
        </w:rPr>
      </w:pPr>
      <w:r>
        <w:rPr>
          <w:rFonts w:ascii="Century Gothic" w:hAnsi="Century Gothic"/>
          <w:b/>
          <w:u w:val="single"/>
        </w:rPr>
        <w:t>EPSAC</w:t>
      </w:r>
    </w:p>
    <w:p w14:paraId="5B666CD2" w14:textId="04D38657" w:rsidR="006A51D7" w:rsidRDefault="006A51D7" w:rsidP="004A57B4">
      <w:pPr>
        <w:pStyle w:val="Body"/>
        <w:rPr>
          <w:rFonts w:ascii="Century Gothic" w:hAnsi="Century Gothic"/>
          <w:b/>
          <w:u w:val="single"/>
        </w:rPr>
      </w:pPr>
      <w:r>
        <w:rPr>
          <w:rFonts w:ascii="Century Gothic" w:hAnsi="Century Gothic"/>
          <w:b/>
          <w:noProof/>
          <w:u w:val="single"/>
          <w:lang w:eastAsia="en-US"/>
        </w:rPr>
        <mc:AlternateContent>
          <mc:Choice Requires="wps">
            <w:drawing>
              <wp:anchor distT="0" distB="0" distL="114300" distR="114300" simplePos="0" relativeHeight="251750400" behindDoc="0" locked="0" layoutInCell="1" allowOverlap="1" wp14:anchorId="359A5B40" wp14:editId="58D5B968">
                <wp:simplePos x="0" y="0"/>
                <wp:positionH relativeFrom="column">
                  <wp:posOffset>2375483</wp:posOffset>
                </wp:positionH>
                <wp:positionV relativeFrom="paragraph">
                  <wp:posOffset>221685</wp:posOffset>
                </wp:positionV>
                <wp:extent cx="1300245" cy="644837"/>
                <wp:effectExtent l="0" t="0" r="0" b="3175"/>
                <wp:wrapNone/>
                <wp:docPr id="17" name="Oval 17"/>
                <wp:cNvGraphicFramePr/>
                <a:graphic xmlns:a="http://schemas.openxmlformats.org/drawingml/2006/main">
                  <a:graphicData uri="http://schemas.microsoft.com/office/word/2010/wordprocessingShape">
                    <wps:wsp>
                      <wps:cNvSpPr/>
                      <wps:spPr>
                        <a:xfrm>
                          <a:off x="0" y="0"/>
                          <a:ext cx="1300245" cy="644837"/>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03EBFA" w14:textId="7FC507C5" w:rsidR="008E3CA5" w:rsidRPr="006503EB" w:rsidRDefault="008E3CA5" w:rsidP="006A51D7">
                            <w:pPr>
                              <w:jc w:val="center"/>
                              <w:rPr>
                                <w:rFonts w:ascii="Century Gothic" w:hAnsi="Century Gothic"/>
                              </w:rPr>
                            </w:pPr>
                            <w:r w:rsidRPr="006503EB">
                              <w:rPr>
                                <w:rFonts w:ascii="Century Gothic" w:hAnsi="Century Gothic"/>
                              </w:rPr>
                              <w:t>EPSAC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A5B40" id="Oval 17" o:spid="_x0000_s1027" style="position:absolute;left:0;text-align:left;margin-left:187.05pt;margin-top:17.45pt;width:102.4pt;height:5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" fillcolor="#bfbfbf [2412]" stroked="f" strokeweight="2pt">
                <v:textbox>
                  <w:txbxContent>
                    <w:p w14:paraId="3D03EBFA" w14:textId="7FC507C5" w:rsidR="008E3CA5" w:rsidRPr="006503EB" w:rsidRDefault="008E3CA5" w:rsidP="006A51D7">
                      <w:pPr>
                        <w:jc w:val="center"/>
                        <w:rPr>
                          <w:rFonts w:ascii="Century Gothic" w:hAnsi="Century Gothic"/>
                        </w:rPr>
                      </w:pPr>
                      <w:r w:rsidRPr="006503EB">
                        <w:rPr>
                          <w:rFonts w:ascii="Century Gothic" w:hAnsi="Century Gothic"/>
                        </w:rPr>
                        <w:t>EPSAC</w:t>
                      </w:r>
                    </w:p>
                  </w:txbxContent>
                </v:textbox>
              </v:oval>
            </w:pict>
          </mc:Fallback>
        </mc:AlternateContent>
      </w:r>
    </w:p>
    <w:p w14:paraId="6D23A332" w14:textId="24538540" w:rsidR="006A51D7" w:rsidRPr="009F374C" w:rsidRDefault="006A51D7" w:rsidP="004A57B4">
      <w:pPr>
        <w:pStyle w:val="Body"/>
        <w:rPr>
          <w:rFonts w:ascii="Century Gothic" w:hAnsi="Century Gothic"/>
          <w:color w:val="7F7F7F" w:themeColor="text1" w:themeTint="80"/>
        </w:rPr>
      </w:pPr>
    </w:p>
    <w:p w14:paraId="15AA55E7" w14:textId="76773C21" w:rsidR="006A51D7" w:rsidRDefault="006A51D7" w:rsidP="004A57B4">
      <w:pPr>
        <w:pStyle w:val="Body"/>
        <w:rPr>
          <w:rFonts w:ascii="Century Gothic" w:hAnsi="Century Gothic"/>
        </w:rPr>
      </w:pPr>
    </w:p>
    <w:p w14:paraId="258EC8F5" w14:textId="6498B00E" w:rsidR="006A51D7" w:rsidRDefault="006A51D7" w:rsidP="004A57B4">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57568" behindDoc="0" locked="0" layoutInCell="1" allowOverlap="1" wp14:anchorId="41A240A2" wp14:editId="173120F7">
                <wp:simplePos x="0" y="0"/>
                <wp:positionH relativeFrom="column">
                  <wp:posOffset>2914980</wp:posOffset>
                </wp:positionH>
                <wp:positionV relativeFrom="paragraph">
                  <wp:posOffset>149618</wp:posOffset>
                </wp:positionV>
                <wp:extent cx="2156504" cy="496841"/>
                <wp:effectExtent l="0" t="0" r="72390" b="74930"/>
                <wp:wrapNone/>
                <wp:docPr id="312" name="Straight Arrow Connector 312"/>
                <wp:cNvGraphicFramePr/>
                <a:graphic xmlns:a="http://schemas.openxmlformats.org/drawingml/2006/main">
                  <a:graphicData uri="http://schemas.microsoft.com/office/word/2010/wordprocessingShape">
                    <wps:wsp>
                      <wps:cNvCnPr/>
                      <wps:spPr>
                        <a:xfrm>
                          <a:off x="0" y="0"/>
                          <a:ext cx="2156504" cy="496841"/>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768B70" id="_x0000_t32" coordsize="21600,21600" o:spt="32" o:oned="t" path="m,l21600,21600e" filled="f">
                <v:path arrowok="t" fillok="f" o:connecttype="none"/>
                <o:lock v:ext="edit" shapetype="t"/>
              </v:shapetype>
              <v:shape id="Straight Arrow Connector 312" o:spid="_x0000_s1026" type="#_x0000_t32" style="position:absolute;margin-left:229.55pt;margin-top:11.8pt;width:169.8pt;height:39.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" strokecolor="gray [1629]">
                <v:stroke endarrow="block"/>
              </v:shape>
            </w:pict>
          </mc:Fallback>
        </mc:AlternateContent>
      </w:r>
      <w:r>
        <w:rPr>
          <w:rFonts w:ascii="Century Gothic" w:hAnsi="Century Gothic"/>
          <w:noProof/>
          <w:lang w:eastAsia="en-US"/>
        </w:rPr>
        <mc:AlternateContent>
          <mc:Choice Requires="wps">
            <w:drawing>
              <wp:anchor distT="0" distB="0" distL="114300" distR="114300" simplePos="0" relativeHeight="251755520" behindDoc="0" locked="0" layoutInCell="1" allowOverlap="1" wp14:anchorId="58D51F58" wp14:editId="52CA5C13">
                <wp:simplePos x="0" y="0"/>
                <wp:positionH relativeFrom="column">
                  <wp:posOffset>2916192</wp:posOffset>
                </wp:positionH>
                <wp:positionV relativeFrom="paragraph">
                  <wp:posOffset>149619</wp:posOffset>
                </wp:positionV>
                <wp:extent cx="823334" cy="1051824"/>
                <wp:effectExtent l="0" t="0" r="72390" b="53340"/>
                <wp:wrapNone/>
                <wp:docPr id="311" name="Straight Arrow Connector 311"/>
                <wp:cNvGraphicFramePr/>
                <a:graphic xmlns:a="http://schemas.openxmlformats.org/drawingml/2006/main">
                  <a:graphicData uri="http://schemas.microsoft.com/office/word/2010/wordprocessingShape">
                    <wps:wsp>
                      <wps:cNvCnPr/>
                      <wps:spPr>
                        <a:xfrm>
                          <a:off x="0" y="0"/>
                          <a:ext cx="823334" cy="1051824"/>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980C0" id="Straight Arrow Connector 311" o:spid="_x0000_s1026" type="#_x0000_t32" style="position:absolute;margin-left:229.6pt;margin-top:11.8pt;width:64.85pt;height:82.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" strokecolor="gray [1629]">
                <v:stroke endarrow="block"/>
              </v:shape>
            </w:pict>
          </mc:Fallback>
        </mc:AlternateContent>
      </w:r>
      <w:r>
        <w:rPr>
          <w:rFonts w:ascii="Century Gothic" w:hAnsi="Century Gothic"/>
          <w:noProof/>
          <w:lang w:eastAsia="en-US"/>
        </w:rPr>
        <mc:AlternateContent>
          <mc:Choice Requires="wps">
            <w:drawing>
              <wp:anchor distT="0" distB="0" distL="114300" distR="114300" simplePos="0" relativeHeight="251753472" behindDoc="0" locked="0" layoutInCell="1" allowOverlap="1" wp14:anchorId="49D9B429" wp14:editId="383B3585">
                <wp:simplePos x="0" y="0"/>
                <wp:positionH relativeFrom="column">
                  <wp:posOffset>2703558</wp:posOffset>
                </wp:positionH>
                <wp:positionV relativeFrom="paragraph">
                  <wp:posOffset>160189</wp:posOffset>
                </wp:positionV>
                <wp:extent cx="211004" cy="1078252"/>
                <wp:effectExtent l="57150" t="0" r="36830" b="64770"/>
                <wp:wrapNone/>
                <wp:docPr id="310" name="Straight Arrow Connector 310"/>
                <wp:cNvGraphicFramePr/>
                <a:graphic xmlns:a="http://schemas.openxmlformats.org/drawingml/2006/main">
                  <a:graphicData uri="http://schemas.microsoft.com/office/word/2010/wordprocessingShape">
                    <wps:wsp>
                      <wps:cNvCnPr/>
                      <wps:spPr>
                        <a:xfrm flipH="1">
                          <a:off x="0" y="0"/>
                          <a:ext cx="211004" cy="1078252"/>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FFF4B" id="Straight Arrow Connector 310" o:spid="_x0000_s1026" type="#_x0000_t32" style="position:absolute;margin-left:212.9pt;margin-top:12.6pt;width:16.6pt;height:84.9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" strokecolor="gray [1629]">
                <v:stroke endarrow="block"/>
              </v:shape>
            </w:pict>
          </mc:Fallback>
        </mc:AlternateContent>
      </w:r>
      <w:r>
        <w:rPr>
          <w:rFonts w:ascii="Century Gothic" w:hAnsi="Century Gothic"/>
          <w:noProof/>
          <w:lang w:eastAsia="en-US"/>
        </w:rPr>
        <mc:AlternateContent>
          <mc:Choice Requires="wps">
            <w:drawing>
              <wp:anchor distT="0" distB="0" distL="114300" distR="114300" simplePos="0" relativeHeight="251751424" behindDoc="0" locked="0" layoutInCell="1" allowOverlap="1" wp14:anchorId="72F25A76" wp14:editId="52810961">
                <wp:simplePos x="0" y="0"/>
                <wp:positionH relativeFrom="column">
                  <wp:posOffset>1551308</wp:posOffset>
                </wp:positionH>
                <wp:positionV relativeFrom="paragraph">
                  <wp:posOffset>160189</wp:posOffset>
                </wp:positionV>
                <wp:extent cx="1363209" cy="877401"/>
                <wp:effectExtent l="38100" t="0" r="27940" b="56515"/>
                <wp:wrapNone/>
                <wp:docPr id="298" name="Straight Arrow Connector 298"/>
                <wp:cNvGraphicFramePr/>
                <a:graphic xmlns:a="http://schemas.openxmlformats.org/drawingml/2006/main">
                  <a:graphicData uri="http://schemas.microsoft.com/office/word/2010/wordprocessingShape">
                    <wps:wsp>
                      <wps:cNvCnPr/>
                      <wps:spPr>
                        <a:xfrm flipH="1">
                          <a:off x="0" y="0"/>
                          <a:ext cx="1363209" cy="877401"/>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8F709" id="Straight Arrow Connector 298" o:spid="_x0000_s1026" type="#_x0000_t32" style="position:absolute;margin-left:122.15pt;margin-top:12.6pt;width:107.35pt;height:69.1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" strokecolor="gray [1629]">
                <v:stroke endarrow="block"/>
              </v:shape>
            </w:pict>
          </mc:Fallback>
        </mc:AlternateContent>
      </w:r>
    </w:p>
    <w:p w14:paraId="6D9E83DF" w14:textId="17387A76" w:rsidR="006A51D7" w:rsidRDefault="006A51D7" w:rsidP="004A57B4">
      <w:pPr>
        <w:pStyle w:val="Body"/>
        <w:rPr>
          <w:rFonts w:ascii="Century Gothic" w:hAnsi="Century Gothic"/>
        </w:rPr>
      </w:pPr>
    </w:p>
    <w:p w14:paraId="5F05A3F9" w14:textId="2342778C" w:rsidR="006A51D7" w:rsidRDefault="006A51D7" w:rsidP="004A57B4">
      <w:pPr>
        <w:pStyle w:val="Body"/>
        <w:rPr>
          <w:rFonts w:ascii="Century Gothic" w:hAnsi="Century Gothic"/>
        </w:rPr>
      </w:pPr>
      <w:r>
        <w:rPr>
          <w:rFonts w:ascii="Century Gothic" w:hAnsi="Century Gothic"/>
          <w:b/>
          <w:noProof/>
          <w:u w:val="single"/>
          <w:lang w:eastAsia="en-US"/>
        </w:rPr>
        <mc:AlternateContent>
          <mc:Choice Requires="wps">
            <w:drawing>
              <wp:anchor distT="0" distB="0" distL="114300" distR="114300" simplePos="0" relativeHeight="251765760" behindDoc="0" locked="0" layoutInCell="1" allowOverlap="1" wp14:anchorId="0B0CAC28" wp14:editId="1EAB866F">
                <wp:simplePos x="0" y="0"/>
                <wp:positionH relativeFrom="column">
                  <wp:posOffset>5045057</wp:posOffset>
                </wp:positionH>
                <wp:positionV relativeFrom="paragraph">
                  <wp:posOffset>66628</wp:posOffset>
                </wp:positionV>
                <wp:extent cx="755833" cy="406988"/>
                <wp:effectExtent l="0" t="0" r="6350" b="0"/>
                <wp:wrapNone/>
                <wp:docPr id="340" name="Oval 340"/>
                <wp:cNvGraphicFramePr/>
                <a:graphic xmlns:a="http://schemas.openxmlformats.org/drawingml/2006/main">
                  <a:graphicData uri="http://schemas.microsoft.com/office/word/2010/wordprocessingShape">
                    <wps:wsp>
                      <wps:cNvSpPr/>
                      <wps:spPr>
                        <a:xfrm>
                          <a:off x="0" y="0"/>
                          <a:ext cx="755833" cy="40698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23F538" w14:textId="603111A5" w:rsidR="008E3CA5" w:rsidRPr="006503EB" w:rsidRDefault="008E3CA5" w:rsidP="006A51D7">
                            <w:pPr>
                              <w:jc w:val="center"/>
                              <w:rPr>
                                <w:rFonts w:ascii="Century Gothic" w:hAnsi="Century Gothic"/>
                              </w:rPr>
                            </w:pPr>
                            <w:r w:rsidRPr="006503EB">
                              <w:rPr>
                                <w:rFonts w:ascii="Century Gothic" w:hAnsi="Century Gothic"/>
                              </w:rPr>
                              <w:t>CVD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CAC28" id="Oval 340" o:spid="_x0000_s1028" style="position:absolute;left:0;text-align:left;margin-left:397.25pt;margin-top:5.25pt;width:59.5pt;height:32.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" fillcolor="#bfbfbf [2412]" stroked="f" strokeweight="2pt">
                <v:textbox>
                  <w:txbxContent>
                    <w:p w14:paraId="0623F538" w14:textId="603111A5" w:rsidR="008E3CA5" w:rsidRPr="006503EB" w:rsidRDefault="008E3CA5" w:rsidP="006A51D7">
                      <w:pPr>
                        <w:jc w:val="center"/>
                        <w:rPr>
                          <w:rFonts w:ascii="Century Gothic" w:hAnsi="Century Gothic"/>
                        </w:rPr>
                      </w:pPr>
                      <w:r w:rsidRPr="006503EB">
                        <w:rPr>
                          <w:rFonts w:ascii="Century Gothic" w:hAnsi="Century Gothic"/>
                        </w:rPr>
                        <w:t>CVD</w:t>
                      </w:r>
                    </w:p>
                  </w:txbxContent>
                </v:textbox>
              </v:oval>
            </w:pict>
          </mc:Fallback>
        </mc:AlternateContent>
      </w:r>
    </w:p>
    <w:p w14:paraId="5CB53B69" w14:textId="30AC815F" w:rsidR="006A51D7" w:rsidRDefault="006A51D7" w:rsidP="004A57B4">
      <w:pPr>
        <w:pStyle w:val="Body"/>
        <w:rPr>
          <w:rFonts w:ascii="Century Gothic" w:hAnsi="Century Gothic"/>
        </w:rPr>
      </w:pPr>
    </w:p>
    <w:p w14:paraId="24723D34" w14:textId="755EA62D" w:rsidR="006A51D7" w:rsidRDefault="006A51D7" w:rsidP="004A57B4">
      <w:pPr>
        <w:pStyle w:val="Body"/>
        <w:rPr>
          <w:rFonts w:ascii="Century Gothic" w:hAnsi="Century Gothic"/>
        </w:rPr>
      </w:pPr>
      <w:r>
        <w:rPr>
          <w:rFonts w:ascii="Century Gothic" w:hAnsi="Century Gothic"/>
          <w:b/>
          <w:noProof/>
          <w:u w:val="single"/>
          <w:lang w:eastAsia="en-US"/>
        </w:rPr>
        <mc:AlternateContent>
          <mc:Choice Requires="wps">
            <w:drawing>
              <wp:anchor distT="0" distB="0" distL="114300" distR="114300" simplePos="0" relativeHeight="251759616" behindDoc="0" locked="0" layoutInCell="1" allowOverlap="1" wp14:anchorId="40BC188C" wp14:editId="35510D9E">
                <wp:simplePos x="0" y="0"/>
                <wp:positionH relativeFrom="column">
                  <wp:posOffset>1065039</wp:posOffset>
                </wp:positionH>
                <wp:positionV relativeFrom="paragraph">
                  <wp:posOffset>72856</wp:posOffset>
                </wp:positionV>
                <wp:extent cx="628980" cy="364703"/>
                <wp:effectExtent l="0" t="0" r="0" b="0"/>
                <wp:wrapNone/>
                <wp:docPr id="313" name="Oval 313"/>
                <wp:cNvGraphicFramePr/>
                <a:graphic xmlns:a="http://schemas.openxmlformats.org/drawingml/2006/main">
                  <a:graphicData uri="http://schemas.microsoft.com/office/word/2010/wordprocessingShape">
                    <wps:wsp>
                      <wps:cNvSpPr/>
                      <wps:spPr>
                        <a:xfrm>
                          <a:off x="0" y="0"/>
                          <a:ext cx="628980" cy="364703"/>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F1CD64" w14:textId="09629E38" w:rsidR="008E3CA5" w:rsidRPr="006503EB" w:rsidRDefault="008E3CA5" w:rsidP="006A51D7">
                            <w:pPr>
                              <w:jc w:val="center"/>
                              <w:rPr>
                                <w:rFonts w:ascii="Century Gothic" w:hAnsi="Century Gothic"/>
                              </w:rPr>
                            </w:pPr>
                            <w:r w:rsidRPr="006503EB">
                              <w:rPr>
                                <w:rFonts w:ascii="Century Gothic" w:hAnsi="Century Gothic"/>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C188C" id="Oval 313" o:spid="_x0000_s1029" style="position:absolute;left:0;text-align:left;margin-left:83.85pt;margin-top:5.75pt;width:49.55pt;height:28.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" fillcolor="#bfbfbf [2412]" stroked="f" strokeweight="2pt">
                <v:textbox>
                  <w:txbxContent>
                    <w:p w14:paraId="5BF1CD64" w14:textId="09629E38" w:rsidR="008E3CA5" w:rsidRPr="006503EB" w:rsidRDefault="008E3CA5" w:rsidP="006A51D7">
                      <w:pPr>
                        <w:jc w:val="center"/>
                        <w:rPr>
                          <w:rFonts w:ascii="Century Gothic" w:hAnsi="Century Gothic"/>
                        </w:rPr>
                      </w:pPr>
                      <w:r w:rsidRPr="006503EB">
                        <w:rPr>
                          <w:rFonts w:ascii="Century Gothic" w:hAnsi="Century Gothic"/>
                        </w:rPr>
                        <w:t>C</w:t>
                      </w:r>
                    </w:p>
                  </w:txbxContent>
                </v:textbox>
              </v:oval>
            </w:pict>
          </mc:Fallback>
        </mc:AlternateContent>
      </w:r>
    </w:p>
    <w:p w14:paraId="398927E9" w14:textId="74E3AC78" w:rsidR="006A51D7" w:rsidRDefault="006A51D7" w:rsidP="004A57B4">
      <w:pPr>
        <w:pStyle w:val="Body"/>
        <w:rPr>
          <w:rFonts w:ascii="Century Gothic" w:hAnsi="Century Gothic"/>
        </w:rPr>
      </w:pPr>
      <w:r>
        <w:rPr>
          <w:rFonts w:ascii="Century Gothic" w:hAnsi="Century Gothic"/>
          <w:b/>
          <w:noProof/>
          <w:u w:val="single"/>
          <w:lang w:eastAsia="en-US"/>
        </w:rPr>
        <mc:AlternateContent>
          <mc:Choice Requires="wps">
            <w:drawing>
              <wp:anchor distT="0" distB="0" distL="114300" distR="114300" simplePos="0" relativeHeight="251763712" behindDoc="0" locked="0" layoutInCell="1" allowOverlap="1" wp14:anchorId="113E19B5" wp14:editId="01843035">
                <wp:simplePos x="0" y="0"/>
                <wp:positionH relativeFrom="column">
                  <wp:posOffset>3489681</wp:posOffset>
                </wp:positionH>
                <wp:positionV relativeFrom="paragraph">
                  <wp:posOffset>30289</wp:posOffset>
                </wp:positionV>
                <wp:extent cx="628980" cy="364703"/>
                <wp:effectExtent l="0" t="0" r="0" b="0"/>
                <wp:wrapNone/>
                <wp:docPr id="329" name="Oval 329"/>
                <wp:cNvGraphicFramePr/>
                <a:graphic xmlns:a="http://schemas.openxmlformats.org/drawingml/2006/main">
                  <a:graphicData uri="http://schemas.microsoft.com/office/word/2010/wordprocessingShape">
                    <wps:wsp>
                      <wps:cNvSpPr/>
                      <wps:spPr>
                        <a:xfrm>
                          <a:off x="0" y="0"/>
                          <a:ext cx="628980" cy="364703"/>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78579" w14:textId="000C1BBB" w:rsidR="008E3CA5" w:rsidRPr="006503EB" w:rsidRDefault="008E3CA5" w:rsidP="006A51D7">
                            <w:pPr>
                              <w:jc w:val="center"/>
                              <w:rPr>
                                <w:rFonts w:ascii="Century Gothic" w:hAnsi="Century Gothic"/>
                              </w:rPr>
                            </w:pPr>
                            <w:r w:rsidRPr="006503EB">
                              <w:rPr>
                                <w:rFonts w:ascii="Century Gothic" w:hAnsi="Century Gothic"/>
                              </w:rPr>
                              <w:t>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E19B5" id="Oval 329" o:spid="_x0000_s1030" style="position:absolute;left:0;text-align:left;margin-left:274.8pt;margin-top:2.4pt;width:49.55pt;height:28.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" fillcolor="#bfbfbf [2412]" stroked="f" strokeweight="2pt">
                <v:textbox>
                  <w:txbxContent>
                    <w:p w14:paraId="4C778579" w14:textId="000C1BBB" w:rsidR="008E3CA5" w:rsidRPr="006503EB" w:rsidRDefault="008E3CA5" w:rsidP="006A51D7">
                      <w:pPr>
                        <w:jc w:val="center"/>
                        <w:rPr>
                          <w:rFonts w:ascii="Century Gothic" w:hAnsi="Century Gothic"/>
                        </w:rPr>
                      </w:pPr>
                      <w:r w:rsidRPr="006503EB">
                        <w:rPr>
                          <w:rFonts w:ascii="Century Gothic" w:hAnsi="Century Gothic"/>
                        </w:rPr>
                        <w:t>CD</w:t>
                      </w:r>
                    </w:p>
                  </w:txbxContent>
                </v:textbox>
              </v:oval>
            </w:pict>
          </mc:Fallback>
        </mc:AlternateContent>
      </w:r>
      <w:r>
        <w:rPr>
          <w:rFonts w:ascii="Century Gothic" w:hAnsi="Century Gothic"/>
          <w:b/>
          <w:noProof/>
          <w:u w:val="single"/>
          <w:lang w:eastAsia="en-US"/>
        </w:rPr>
        <mc:AlternateContent>
          <mc:Choice Requires="wps">
            <w:drawing>
              <wp:anchor distT="0" distB="0" distL="114300" distR="114300" simplePos="0" relativeHeight="251761664" behindDoc="0" locked="0" layoutInCell="1" allowOverlap="1" wp14:anchorId="5D2978FD" wp14:editId="473A1182">
                <wp:simplePos x="0" y="0"/>
                <wp:positionH relativeFrom="column">
                  <wp:posOffset>2364105</wp:posOffset>
                </wp:positionH>
                <wp:positionV relativeFrom="paragraph">
                  <wp:posOffset>77110</wp:posOffset>
                </wp:positionV>
                <wp:extent cx="628980" cy="364703"/>
                <wp:effectExtent l="0" t="0" r="0" b="0"/>
                <wp:wrapNone/>
                <wp:docPr id="314" name="Oval 314"/>
                <wp:cNvGraphicFramePr/>
                <a:graphic xmlns:a="http://schemas.openxmlformats.org/drawingml/2006/main">
                  <a:graphicData uri="http://schemas.microsoft.com/office/word/2010/wordprocessingShape">
                    <wps:wsp>
                      <wps:cNvSpPr/>
                      <wps:spPr>
                        <a:xfrm>
                          <a:off x="0" y="0"/>
                          <a:ext cx="628980" cy="364703"/>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A1C43" w14:textId="47F0E849" w:rsidR="008E3CA5" w:rsidRPr="006503EB" w:rsidRDefault="008E3CA5" w:rsidP="006A51D7">
                            <w:pPr>
                              <w:jc w:val="center"/>
                              <w:rPr>
                                <w:rFonts w:ascii="Century Gothic" w:hAnsi="Century Gothic"/>
                              </w:rPr>
                            </w:pPr>
                            <w:r w:rsidRPr="006503EB">
                              <w:rPr>
                                <w:rFonts w:ascii="Century Gothic" w:hAnsi="Century Gothic"/>
                              </w:rP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978FD" id="Oval 314" o:spid="_x0000_s1031" style="position:absolute;left:0;text-align:left;margin-left:186.15pt;margin-top:6.05pt;width:49.55pt;height:28.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" fillcolor="#bfbfbf [2412]" stroked="f" strokeweight="2pt">
                <v:textbox>
                  <w:txbxContent>
                    <w:p w14:paraId="5B6A1C43" w14:textId="47F0E849" w:rsidR="008E3CA5" w:rsidRPr="006503EB" w:rsidRDefault="008E3CA5" w:rsidP="006A51D7">
                      <w:pPr>
                        <w:jc w:val="center"/>
                        <w:rPr>
                          <w:rFonts w:ascii="Century Gothic" w:hAnsi="Century Gothic"/>
                        </w:rPr>
                      </w:pPr>
                      <w:r w:rsidRPr="006503EB">
                        <w:rPr>
                          <w:rFonts w:ascii="Century Gothic" w:hAnsi="Century Gothic"/>
                        </w:rPr>
                        <w:t>CV</w:t>
                      </w:r>
                    </w:p>
                  </w:txbxContent>
                </v:textbox>
              </v:oval>
            </w:pict>
          </mc:Fallback>
        </mc:AlternateContent>
      </w:r>
    </w:p>
    <w:p w14:paraId="69C8A894" w14:textId="1EB7C2BF" w:rsidR="006A51D7" w:rsidRDefault="006A51D7" w:rsidP="004A57B4">
      <w:pPr>
        <w:pStyle w:val="Body"/>
        <w:rPr>
          <w:rFonts w:ascii="Century Gothic" w:hAnsi="Century Gothic"/>
        </w:rPr>
      </w:pPr>
    </w:p>
    <w:p w14:paraId="437872CD" w14:textId="3C97E9B7" w:rsidR="006A51D7" w:rsidRDefault="006A51D7" w:rsidP="004A57B4">
      <w:pPr>
        <w:pStyle w:val="Body"/>
        <w:rPr>
          <w:rFonts w:ascii="Century Gothic" w:hAnsi="Century Gothic"/>
        </w:rPr>
      </w:pPr>
    </w:p>
    <w:p w14:paraId="6023891B" w14:textId="14701DDB" w:rsidR="006503EB" w:rsidRDefault="00BA0CCF" w:rsidP="004A57B4">
      <w:pPr>
        <w:pStyle w:val="Body"/>
        <w:rPr>
          <w:rFonts w:ascii="Century Gothic" w:hAnsi="Century Gothic"/>
        </w:rPr>
      </w:pPr>
      <w:r w:rsidRPr="00BA0CCF">
        <w:rPr>
          <w:rFonts w:ascii="Century Gothic" w:hAnsi="Century Gothic"/>
          <w:u w:val="single"/>
        </w:rPr>
        <w:t>Note</w:t>
      </w:r>
      <w:r>
        <w:rPr>
          <w:rFonts w:ascii="Century Gothic" w:hAnsi="Century Gothic"/>
        </w:rPr>
        <w:t>: Winding temperature is currently not available in C variant, but it might be available in the future variant. The data model will be modified accordingly in the future template versions.</w:t>
      </w:r>
    </w:p>
    <w:p w14:paraId="55BBEFA8" w14:textId="5284F33F" w:rsidR="00BA0CCF" w:rsidRDefault="00556633" w:rsidP="004A57B4">
      <w:pPr>
        <w:pStyle w:val="Body"/>
        <w:rPr>
          <w:rFonts w:ascii="Century Gothic" w:hAnsi="Century Gothic"/>
        </w:rPr>
      </w:pPr>
      <w:r>
        <w:rPr>
          <w:rFonts w:ascii="Century Gothic" w:hAnsi="Century Gothic"/>
        </w:rPr>
        <w:t xml:space="preserve">Also, C variant is further classified into </w:t>
      </w:r>
      <w:r w:rsidR="00E70C1E">
        <w:rPr>
          <w:rFonts w:ascii="Century Gothic" w:hAnsi="Century Gothic"/>
        </w:rPr>
        <w:t>low-pressure and high-pressure variant based on the fact weather sum</w:t>
      </w:r>
      <w:r w:rsidR="001D2E1A">
        <w:rPr>
          <w:rFonts w:ascii="Century Gothic" w:hAnsi="Century Gothic"/>
        </w:rPr>
        <w:t>p</w:t>
      </w:r>
      <w:r w:rsidR="00E70C1E">
        <w:rPr>
          <w:rFonts w:ascii="Century Gothic" w:hAnsi="Century Gothic"/>
        </w:rPr>
        <w:t xml:space="preserve"> pressure is available (HP) or not (LP).</w:t>
      </w:r>
    </w:p>
    <w:p w14:paraId="3849DD1B" w14:textId="1BBEEB1B" w:rsidR="00883C43" w:rsidRDefault="00883C43" w:rsidP="004A57B4">
      <w:pPr>
        <w:pStyle w:val="Body"/>
        <w:rPr>
          <w:rFonts w:ascii="Century Gothic" w:hAnsi="Century Gothic"/>
        </w:rPr>
      </w:pPr>
      <w:r>
        <w:rPr>
          <w:rFonts w:ascii="Century Gothic" w:hAnsi="Century Gothic"/>
        </w:rPr>
        <w:t>Similarly, the VFD variant is also further classified based on weather winding temperature is available (CV20) or not available (CV40).</w:t>
      </w:r>
    </w:p>
    <w:p w14:paraId="0415ED64" w14:textId="17D1ECEE" w:rsidR="00E70C1E" w:rsidRDefault="00E70C1E" w:rsidP="004A57B4">
      <w:pPr>
        <w:pStyle w:val="Body"/>
        <w:rPr>
          <w:rFonts w:ascii="Century Gothic" w:hAnsi="Century Gothic"/>
        </w:rPr>
      </w:pPr>
    </w:p>
    <w:p w14:paraId="719E0B3F" w14:textId="04227C74" w:rsidR="00E70C1E" w:rsidRDefault="00883C43" w:rsidP="004A57B4">
      <w:pPr>
        <w:pStyle w:val="Body"/>
        <w:rPr>
          <w:rFonts w:ascii="Century Gothic" w:hAnsi="Century Gothic"/>
        </w:rPr>
      </w:pPr>
      <w:r w:rsidRPr="00883C43">
        <w:rPr>
          <w:rFonts w:ascii="Century Gothic" w:hAnsi="Century Gothic"/>
          <w:noProof/>
          <w:lang w:eastAsia="en-US"/>
        </w:rPr>
        <mc:AlternateContent>
          <mc:Choice Requires="wps">
            <w:drawing>
              <wp:anchor distT="0" distB="0" distL="114300" distR="114300" simplePos="0" relativeHeight="251774976" behindDoc="0" locked="0" layoutInCell="1" allowOverlap="1" wp14:anchorId="37AB4339" wp14:editId="3BCE4E07">
                <wp:simplePos x="0" y="0"/>
                <wp:positionH relativeFrom="column">
                  <wp:posOffset>4941541</wp:posOffset>
                </wp:positionH>
                <wp:positionV relativeFrom="paragraph">
                  <wp:posOffset>52856</wp:posOffset>
                </wp:positionV>
                <wp:extent cx="1009540" cy="396416"/>
                <wp:effectExtent l="0" t="0" r="635" b="3810"/>
                <wp:wrapNone/>
                <wp:docPr id="357" name="Oval 357"/>
                <wp:cNvGraphicFramePr/>
                <a:graphic xmlns:a="http://schemas.openxmlformats.org/drawingml/2006/main">
                  <a:graphicData uri="http://schemas.microsoft.com/office/word/2010/wordprocessingShape">
                    <wps:wsp>
                      <wps:cNvSpPr/>
                      <wps:spPr>
                        <a:xfrm>
                          <a:off x="0" y="0"/>
                          <a:ext cx="1009540" cy="396416"/>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1D438B" w14:textId="71C29A7C" w:rsidR="008E3CA5" w:rsidRPr="00883C43" w:rsidRDefault="008E3CA5" w:rsidP="00883C43">
                            <w:pPr>
                              <w:jc w:val="center"/>
                              <w:rPr>
                                <w:rFonts w:ascii="Century Gothic" w:hAnsi="Century Gothic"/>
                                <w:sz w:val="16"/>
                              </w:rPr>
                            </w:pPr>
                            <w:r>
                              <w:rPr>
                                <w:rFonts w:ascii="Century Gothic" w:hAnsi="Century Gothic"/>
                                <w:sz w:val="1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B4339" id="Oval 357" o:spid="_x0000_s1032" style="position:absolute;left:0;text-align:left;margin-left:389.1pt;margin-top:4.15pt;width:79.5pt;height:3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" fillcolor="#bfbfbf [2412]" stroked="f" strokeweight="2pt">
                <v:textbox>
                  <w:txbxContent>
                    <w:p w14:paraId="0E1D438B" w14:textId="71C29A7C" w:rsidR="008E3CA5" w:rsidRPr="00883C43" w:rsidRDefault="008E3CA5" w:rsidP="00883C43">
                      <w:pPr>
                        <w:jc w:val="center"/>
                        <w:rPr>
                          <w:rFonts w:ascii="Century Gothic" w:hAnsi="Century Gothic"/>
                          <w:sz w:val="16"/>
                        </w:rPr>
                      </w:pPr>
                      <w:r>
                        <w:rPr>
                          <w:rFonts w:ascii="Century Gothic" w:hAnsi="Century Gothic"/>
                          <w:sz w:val="16"/>
                        </w:rPr>
                        <w:t>V</w:t>
                      </w:r>
                    </w:p>
                  </w:txbxContent>
                </v:textbox>
              </v:oval>
            </w:pict>
          </mc:Fallback>
        </mc:AlternateContent>
      </w:r>
      <w:r w:rsidRPr="00E70C1E">
        <w:rPr>
          <w:rFonts w:ascii="Century Gothic" w:hAnsi="Century Gothic"/>
          <w:b/>
          <w:noProof/>
          <w:u w:val="single"/>
          <w:lang w:eastAsia="en-US"/>
        </w:rPr>
        <mc:AlternateContent>
          <mc:Choice Requires="wps">
            <w:drawing>
              <wp:anchor distT="0" distB="0" distL="114300" distR="114300" simplePos="0" relativeHeight="251767808" behindDoc="0" locked="0" layoutInCell="1" allowOverlap="1" wp14:anchorId="28BCAD01" wp14:editId="74942F7E">
                <wp:simplePos x="0" y="0"/>
                <wp:positionH relativeFrom="column">
                  <wp:posOffset>1281114</wp:posOffset>
                </wp:positionH>
                <wp:positionV relativeFrom="paragraph">
                  <wp:posOffset>38812</wp:posOffset>
                </wp:positionV>
                <wp:extent cx="1009540" cy="396416"/>
                <wp:effectExtent l="0" t="0" r="635" b="3810"/>
                <wp:wrapNone/>
                <wp:docPr id="350" name="Oval 350"/>
                <wp:cNvGraphicFramePr/>
                <a:graphic xmlns:a="http://schemas.openxmlformats.org/drawingml/2006/main">
                  <a:graphicData uri="http://schemas.microsoft.com/office/word/2010/wordprocessingShape">
                    <wps:wsp>
                      <wps:cNvSpPr/>
                      <wps:spPr>
                        <a:xfrm>
                          <a:off x="0" y="0"/>
                          <a:ext cx="1009540" cy="396416"/>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D23EEC" w14:textId="48A1896F" w:rsidR="008E3CA5" w:rsidRPr="00883C43" w:rsidRDefault="008E3CA5" w:rsidP="00E70C1E">
                            <w:pPr>
                              <w:jc w:val="center"/>
                              <w:rPr>
                                <w:rFonts w:ascii="Century Gothic" w:hAnsi="Century Gothic"/>
                                <w:sz w:val="16"/>
                              </w:rPr>
                            </w:pPr>
                            <w:r w:rsidRPr="00883C43">
                              <w:rPr>
                                <w:rFonts w:ascii="Century Gothic" w:hAnsi="Century Gothic"/>
                                <w:sz w:val="16"/>
                              </w:rPr>
                              <w:t>EPSAC-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CAD01" id="Oval 350" o:spid="_x0000_s1033" style="position:absolute;left:0;text-align:left;margin-left:100.9pt;margin-top:3.05pt;width:79.5pt;height:3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" fillcolor="#bfbfbf [2412]" stroked="f" strokeweight="2pt">
                <v:textbox>
                  <w:txbxContent>
                    <w:p w14:paraId="23D23EEC" w14:textId="48A1896F" w:rsidR="008E3CA5" w:rsidRPr="00883C43" w:rsidRDefault="008E3CA5" w:rsidP="00E70C1E">
                      <w:pPr>
                        <w:jc w:val="center"/>
                        <w:rPr>
                          <w:rFonts w:ascii="Century Gothic" w:hAnsi="Century Gothic"/>
                          <w:sz w:val="16"/>
                        </w:rPr>
                      </w:pPr>
                      <w:r w:rsidRPr="00883C43">
                        <w:rPr>
                          <w:rFonts w:ascii="Century Gothic" w:hAnsi="Century Gothic"/>
                          <w:sz w:val="16"/>
                        </w:rPr>
                        <w:t>EPSAC- C</w:t>
                      </w:r>
                    </w:p>
                  </w:txbxContent>
                </v:textbox>
              </v:oval>
            </w:pict>
          </mc:Fallback>
        </mc:AlternateContent>
      </w:r>
    </w:p>
    <w:p w14:paraId="34996D45" w14:textId="79C36EC3" w:rsidR="00E70C1E" w:rsidRDefault="00883C43" w:rsidP="004A57B4">
      <w:pPr>
        <w:pStyle w:val="Body"/>
        <w:rPr>
          <w:rFonts w:ascii="Century Gothic" w:hAnsi="Century Gothic"/>
        </w:rPr>
      </w:pPr>
      <w:r w:rsidRPr="00883C43">
        <w:rPr>
          <w:rFonts w:ascii="Century Gothic" w:hAnsi="Century Gothic"/>
          <w:noProof/>
          <w:lang w:eastAsia="en-US"/>
        </w:rPr>
        <mc:AlternateContent>
          <mc:Choice Requires="wps">
            <w:drawing>
              <wp:anchor distT="0" distB="0" distL="114300" distR="114300" simplePos="0" relativeHeight="251776000" behindDoc="0" locked="0" layoutInCell="1" allowOverlap="1" wp14:anchorId="424334CE" wp14:editId="4B96B8C2">
                <wp:simplePos x="0" y="0"/>
                <wp:positionH relativeFrom="column">
                  <wp:posOffset>4451350</wp:posOffset>
                </wp:positionH>
                <wp:positionV relativeFrom="paragraph">
                  <wp:posOffset>207010</wp:posOffset>
                </wp:positionV>
                <wp:extent cx="902335" cy="993140"/>
                <wp:effectExtent l="38100" t="0" r="31115" b="54610"/>
                <wp:wrapNone/>
                <wp:docPr id="358" name="Straight Arrow Connector 358"/>
                <wp:cNvGraphicFramePr/>
                <a:graphic xmlns:a="http://schemas.openxmlformats.org/drawingml/2006/main">
                  <a:graphicData uri="http://schemas.microsoft.com/office/word/2010/wordprocessingShape">
                    <wps:wsp>
                      <wps:cNvCnPr/>
                      <wps:spPr>
                        <a:xfrm flipH="1">
                          <a:off x="0" y="0"/>
                          <a:ext cx="902335" cy="99314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B370D" id="Straight Arrow Connector 358" o:spid="_x0000_s1026" type="#_x0000_t32" style="position:absolute;margin-left:350.5pt;margin-top:16.3pt;width:71.05pt;height:78.2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" strokecolor="gray [1629]">
                <v:stroke endarrow="block"/>
              </v:shape>
            </w:pict>
          </mc:Fallback>
        </mc:AlternateContent>
      </w:r>
      <w:r w:rsidRPr="00883C43">
        <w:rPr>
          <w:rFonts w:ascii="Century Gothic" w:hAnsi="Century Gothic"/>
          <w:noProof/>
          <w:lang w:eastAsia="en-US"/>
        </w:rPr>
        <mc:AlternateContent>
          <mc:Choice Requires="wps">
            <w:drawing>
              <wp:anchor distT="0" distB="0" distL="114300" distR="114300" simplePos="0" relativeHeight="251777024" behindDoc="0" locked="0" layoutInCell="1" allowOverlap="1" wp14:anchorId="69D08FE0" wp14:editId="703AC07E">
                <wp:simplePos x="0" y="0"/>
                <wp:positionH relativeFrom="column">
                  <wp:posOffset>5364480</wp:posOffset>
                </wp:positionH>
                <wp:positionV relativeFrom="paragraph">
                  <wp:posOffset>196215</wp:posOffset>
                </wp:positionV>
                <wp:extent cx="591820" cy="1009015"/>
                <wp:effectExtent l="0" t="0" r="55880" b="57785"/>
                <wp:wrapNone/>
                <wp:docPr id="359" name="Straight Arrow Connector 359"/>
                <wp:cNvGraphicFramePr/>
                <a:graphic xmlns:a="http://schemas.openxmlformats.org/drawingml/2006/main">
                  <a:graphicData uri="http://schemas.microsoft.com/office/word/2010/wordprocessingShape">
                    <wps:wsp>
                      <wps:cNvCnPr/>
                      <wps:spPr>
                        <a:xfrm>
                          <a:off x="0" y="0"/>
                          <a:ext cx="591820" cy="1009015"/>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28BC3" id="Straight Arrow Connector 359" o:spid="_x0000_s1026" type="#_x0000_t32" style="position:absolute;margin-left:422.4pt;margin-top:15.45pt;width:46.6pt;height:79.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" strokecolor="gray [1629]">
                <v:stroke endarrow="block"/>
              </v:shape>
            </w:pict>
          </mc:Fallback>
        </mc:AlternateContent>
      </w:r>
      <w:r w:rsidRPr="00883C43">
        <w:rPr>
          <w:rFonts w:ascii="Century Gothic" w:hAnsi="Century Gothic"/>
          <w:noProof/>
          <w:lang w:eastAsia="en-US"/>
        </w:rPr>
        <mc:AlternateContent>
          <mc:Choice Requires="wps">
            <w:drawing>
              <wp:anchor distT="0" distB="0" distL="114300" distR="114300" simplePos="0" relativeHeight="251778048" behindDoc="0" locked="0" layoutInCell="1" allowOverlap="1" wp14:anchorId="2317FCC0" wp14:editId="18F78FB2">
                <wp:simplePos x="0" y="0"/>
                <wp:positionH relativeFrom="column">
                  <wp:posOffset>4048125</wp:posOffset>
                </wp:positionH>
                <wp:positionV relativeFrom="paragraph">
                  <wp:posOffset>1205865</wp:posOffset>
                </wp:positionV>
                <wp:extent cx="908685" cy="374650"/>
                <wp:effectExtent l="0" t="0" r="5715" b="6350"/>
                <wp:wrapNone/>
                <wp:docPr id="360" name="Oval 360"/>
                <wp:cNvGraphicFramePr/>
                <a:graphic xmlns:a="http://schemas.openxmlformats.org/drawingml/2006/main">
                  <a:graphicData uri="http://schemas.microsoft.com/office/word/2010/wordprocessingShape">
                    <wps:wsp>
                      <wps:cNvSpPr/>
                      <wps:spPr>
                        <a:xfrm>
                          <a:off x="0" y="0"/>
                          <a:ext cx="908685" cy="37465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DDFF06" w14:textId="283561F4" w:rsidR="008E3CA5" w:rsidRPr="00883C43" w:rsidRDefault="008E3CA5" w:rsidP="00883C43">
                            <w:pPr>
                              <w:jc w:val="center"/>
                              <w:rPr>
                                <w:rFonts w:ascii="Century Gothic" w:hAnsi="Century Gothic"/>
                                <w:sz w:val="14"/>
                              </w:rPr>
                            </w:pPr>
                            <w:r>
                              <w:rPr>
                                <w:rFonts w:ascii="Century Gothic" w:hAnsi="Century Gothic"/>
                                <w:sz w:val="14"/>
                              </w:rPr>
                              <w:t>CV20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7FCC0" id="Oval 360" o:spid="_x0000_s1034" style="position:absolute;left:0;text-align:left;margin-left:318.75pt;margin-top:94.95pt;width:71.55pt;height:2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" fillcolor="#bfbfbf [2412]" stroked="f" strokeweight="2pt">
                <v:textbox>
                  <w:txbxContent>
                    <w:p w14:paraId="1ADDFF06" w14:textId="283561F4" w:rsidR="008E3CA5" w:rsidRPr="00883C43" w:rsidRDefault="008E3CA5" w:rsidP="00883C43">
                      <w:pPr>
                        <w:jc w:val="center"/>
                        <w:rPr>
                          <w:rFonts w:ascii="Century Gothic" w:hAnsi="Century Gothic"/>
                          <w:sz w:val="14"/>
                        </w:rPr>
                      </w:pPr>
                      <w:r>
                        <w:rPr>
                          <w:rFonts w:ascii="Century Gothic" w:hAnsi="Century Gothic"/>
                          <w:sz w:val="14"/>
                        </w:rPr>
                        <w:t>CV20</w:t>
                      </w:r>
                    </w:p>
                  </w:txbxContent>
                </v:textbox>
              </v:oval>
            </w:pict>
          </mc:Fallback>
        </mc:AlternateContent>
      </w:r>
      <w:r w:rsidRPr="00883C43">
        <w:rPr>
          <w:rFonts w:ascii="Century Gothic" w:hAnsi="Century Gothic"/>
          <w:noProof/>
          <w:lang w:eastAsia="en-US"/>
        </w:rPr>
        <mc:AlternateContent>
          <mc:Choice Requires="wps">
            <w:drawing>
              <wp:anchor distT="0" distB="0" distL="114300" distR="114300" simplePos="0" relativeHeight="251779072" behindDoc="0" locked="0" layoutInCell="1" allowOverlap="1" wp14:anchorId="6C24EF64" wp14:editId="6C50651F">
                <wp:simplePos x="0" y="0"/>
                <wp:positionH relativeFrom="column">
                  <wp:posOffset>5501005</wp:posOffset>
                </wp:positionH>
                <wp:positionV relativeFrom="paragraph">
                  <wp:posOffset>1216660</wp:posOffset>
                </wp:positionV>
                <wp:extent cx="961390" cy="374650"/>
                <wp:effectExtent l="0" t="0" r="0" b="6350"/>
                <wp:wrapNone/>
                <wp:docPr id="361" name="Oval 361"/>
                <wp:cNvGraphicFramePr/>
                <a:graphic xmlns:a="http://schemas.openxmlformats.org/drawingml/2006/main">
                  <a:graphicData uri="http://schemas.microsoft.com/office/word/2010/wordprocessingShape">
                    <wps:wsp>
                      <wps:cNvSpPr/>
                      <wps:spPr>
                        <a:xfrm>
                          <a:off x="0" y="0"/>
                          <a:ext cx="961390" cy="37465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FAA93" w14:textId="3C2B7E66" w:rsidR="008E3CA5" w:rsidRPr="00883C43" w:rsidRDefault="008E3CA5" w:rsidP="00883C43">
                            <w:pPr>
                              <w:jc w:val="center"/>
                              <w:rPr>
                                <w:rFonts w:ascii="Century Gothic" w:hAnsi="Century Gothic"/>
                                <w:sz w:val="14"/>
                              </w:rPr>
                            </w:pPr>
                            <w:r>
                              <w:rPr>
                                <w:rFonts w:ascii="Century Gothic" w:hAnsi="Century Gothic"/>
                                <w:sz w:val="14"/>
                              </w:rPr>
                              <w:t>CV40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4EF64" id="Oval 361" o:spid="_x0000_s1035" style="position:absolute;left:0;text-align:left;margin-left:433.15pt;margin-top:95.8pt;width:75.7pt;height:2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" fillcolor="#bfbfbf [2412]" stroked="f" strokeweight="2pt">
                <v:textbox>
                  <w:txbxContent>
                    <w:p w14:paraId="325FAA93" w14:textId="3C2B7E66" w:rsidR="008E3CA5" w:rsidRPr="00883C43" w:rsidRDefault="008E3CA5" w:rsidP="00883C43">
                      <w:pPr>
                        <w:jc w:val="center"/>
                        <w:rPr>
                          <w:rFonts w:ascii="Century Gothic" w:hAnsi="Century Gothic"/>
                          <w:sz w:val="14"/>
                        </w:rPr>
                      </w:pPr>
                      <w:r>
                        <w:rPr>
                          <w:rFonts w:ascii="Century Gothic" w:hAnsi="Century Gothic"/>
                          <w:sz w:val="14"/>
                        </w:rPr>
                        <w:t>CV40</w:t>
                      </w:r>
                    </w:p>
                  </w:txbxContent>
                </v:textbox>
              </v:oval>
            </w:pict>
          </mc:Fallback>
        </mc:AlternateContent>
      </w:r>
      <w:r w:rsidRPr="00E70C1E">
        <w:rPr>
          <w:rFonts w:ascii="Century Gothic" w:hAnsi="Century Gothic"/>
          <w:b/>
          <w:noProof/>
          <w:u w:val="single"/>
          <w:lang w:eastAsia="en-US"/>
        </w:rPr>
        <mc:AlternateContent>
          <mc:Choice Requires="wps">
            <w:drawing>
              <wp:anchor distT="0" distB="0" distL="114300" distR="114300" simplePos="0" relativeHeight="251769856" behindDoc="0" locked="0" layoutInCell="1" allowOverlap="1" wp14:anchorId="172264EB" wp14:editId="63443EB6">
                <wp:simplePos x="0" y="0"/>
                <wp:positionH relativeFrom="column">
                  <wp:posOffset>1704590</wp:posOffset>
                </wp:positionH>
                <wp:positionV relativeFrom="paragraph">
                  <wp:posOffset>182804</wp:posOffset>
                </wp:positionV>
                <wp:extent cx="591981" cy="1009540"/>
                <wp:effectExtent l="0" t="0" r="55880" b="57785"/>
                <wp:wrapNone/>
                <wp:docPr id="352" name="Straight Arrow Connector 352"/>
                <wp:cNvGraphicFramePr/>
                <a:graphic xmlns:a="http://schemas.openxmlformats.org/drawingml/2006/main">
                  <a:graphicData uri="http://schemas.microsoft.com/office/word/2010/wordprocessingShape">
                    <wps:wsp>
                      <wps:cNvCnPr/>
                      <wps:spPr>
                        <a:xfrm>
                          <a:off x="0" y="0"/>
                          <a:ext cx="591981" cy="100954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2E042" id="Straight Arrow Connector 352" o:spid="_x0000_s1026" type="#_x0000_t32" style="position:absolute;margin-left:134.2pt;margin-top:14.4pt;width:46.6pt;height:7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" strokecolor="gray [1629]">
                <v:stroke endarrow="block"/>
              </v:shape>
            </w:pict>
          </mc:Fallback>
        </mc:AlternateContent>
      </w:r>
      <w:r w:rsidRPr="00E70C1E">
        <w:rPr>
          <w:rFonts w:ascii="Century Gothic" w:hAnsi="Century Gothic"/>
          <w:b/>
          <w:noProof/>
          <w:u w:val="single"/>
          <w:lang w:eastAsia="en-US"/>
        </w:rPr>
        <mc:AlternateContent>
          <mc:Choice Requires="wps">
            <w:drawing>
              <wp:anchor distT="0" distB="0" distL="114300" distR="114300" simplePos="0" relativeHeight="251768832" behindDoc="0" locked="0" layoutInCell="1" allowOverlap="1" wp14:anchorId="35A228F9" wp14:editId="4C26AE0C">
                <wp:simplePos x="0" y="0"/>
                <wp:positionH relativeFrom="column">
                  <wp:posOffset>791291</wp:posOffset>
                </wp:positionH>
                <wp:positionV relativeFrom="paragraph">
                  <wp:posOffset>193374</wp:posOffset>
                </wp:positionV>
                <wp:extent cx="902397" cy="993199"/>
                <wp:effectExtent l="38100" t="0" r="31115" b="54610"/>
                <wp:wrapNone/>
                <wp:docPr id="351" name="Straight Arrow Connector 351"/>
                <wp:cNvGraphicFramePr/>
                <a:graphic xmlns:a="http://schemas.openxmlformats.org/drawingml/2006/main">
                  <a:graphicData uri="http://schemas.microsoft.com/office/word/2010/wordprocessingShape">
                    <wps:wsp>
                      <wps:cNvCnPr/>
                      <wps:spPr>
                        <a:xfrm flipH="1">
                          <a:off x="0" y="0"/>
                          <a:ext cx="902397" cy="993199"/>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FD209" id="Straight Arrow Connector 351" o:spid="_x0000_s1026" type="#_x0000_t32" style="position:absolute;margin-left:62.3pt;margin-top:15.25pt;width:71.05pt;height:78.2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" strokecolor="gray [1629]">
                <v:stroke endarrow="block"/>
              </v:shape>
            </w:pict>
          </mc:Fallback>
        </mc:AlternateContent>
      </w:r>
    </w:p>
    <w:p w14:paraId="32D02348" w14:textId="5A992A18" w:rsidR="00E70C1E" w:rsidRDefault="00E70C1E" w:rsidP="004A57B4">
      <w:pPr>
        <w:pStyle w:val="Body"/>
        <w:rPr>
          <w:rFonts w:ascii="Century Gothic" w:hAnsi="Century Gothic"/>
        </w:rPr>
      </w:pPr>
    </w:p>
    <w:p w14:paraId="3D740EBF" w14:textId="036B6163" w:rsidR="00E70C1E" w:rsidRDefault="00E70C1E" w:rsidP="004A57B4">
      <w:pPr>
        <w:pStyle w:val="Body"/>
        <w:rPr>
          <w:rFonts w:ascii="Century Gothic" w:hAnsi="Century Gothic"/>
        </w:rPr>
      </w:pPr>
    </w:p>
    <w:p w14:paraId="4983B416" w14:textId="04379FB1" w:rsidR="00E70C1E" w:rsidRDefault="00E70C1E" w:rsidP="004A57B4">
      <w:pPr>
        <w:pStyle w:val="Body"/>
        <w:rPr>
          <w:rFonts w:ascii="Century Gothic" w:hAnsi="Century Gothic"/>
        </w:rPr>
      </w:pPr>
    </w:p>
    <w:p w14:paraId="64F5FDC0" w14:textId="535BB61F" w:rsidR="00E70C1E" w:rsidRDefault="00E70C1E" w:rsidP="004A57B4">
      <w:pPr>
        <w:pStyle w:val="Body"/>
        <w:rPr>
          <w:rFonts w:ascii="Century Gothic" w:hAnsi="Century Gothic"/>
        </w:rPr>
      </w:pPr>
    </w:p>
    <w:p w14:paraId="0066ADF7" w14:textId="701680E4" w:rsidR="00E70C1E" w:rsidRDefault="00883C43" w:rsidP="004A57B4">
      <w:pPr>
        <w:pStyle w:val="Body"/>
        <w:rPr>
          <w:rFonts w:ascii="Century Gothic" w:hAnsi="Century Gothic"/>
        </w:rPr>
      </w:pPr>
      <w:r w:rsidRPr="00E70C1E">
        <w:rPr>
          <w:rFonts w:ascii="Century Gothic" w:hAnsi="Century Gothic"/>
          <w:b/>
          <w:noProof/>
          <w:u w:val="single"/>
          <w:lang w:eastAsia="en-US"/>
        </w:rPr>
        <mc:AlternateContent>
          <mc:Choice Requires="wps">
            <w:drawing>
              <wp:anchor distT="0" distB="0" distL="114300" distR="114300" simplePos="0" relativeHeight="251772928" behindDoc="0" locked="0" layoutInCell="1" allowOverlap="1" wp14:anchorId="2A5BA1AB" wp14:editId="34A08DDB">
                <wp:simplePos x="0" y="0"/>
                <wp:positionH relativeFrom="column">
                  <wp:posOffset>1841427</wp:posOffset>
                </wp:positionH>
                <wp:positionV relativeFrom="paragraph">
                  <wp:posOffset>43349</wp:posOffset>
                </wp:positionV>
                <wp:extent cx="961541" cy="375274"/>
                <wp:effectExtent l="0" t="0" r="0" b="6350"/>
                <wp:wrapNone/>
                <wp:docPr id="356" name="Oval 356"/>
                <wp:cNvGraphicFramePr/>
                <a:graphic xmlns:a="http://schemas.openxmlformats.org/drawingml/2006/main">
                  <a:graphicData uri="http://schemas.microsoft.com/office/word/2010/wordprocessingShape">
                    <wps:wsp>
                      <wps:cNvSpPr/>
                      <wps:spPr>
                        <a:xfrm>
                          <a:off x="0" y="0"/>
                          <a:ext cx="961541" cy="375274"/>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22E776" w14:textId="611FB1C6" w:rsidR="008E3CA5" w:rsidRPr="00883C43" w:rsidRDefault="008E3CA5" w:rsidP="00883C43">
                            <w:pPr>
                              <w:jc w:val="center"/>
                              <w:rPr>
                                <w:rFonts w:ascii="Century Gothic" w:hAnsi="Century Gothic"/>
                                <w:sz w:val="14"/>
                              </w:rPr>
                            </w:pPr>
                            <w:r>
                              <w:rPr>
                                <w:rFonts w:ascii="Century Gothic" w:hAnsi="Century Gothic"/>
                                <w:sz w:val="14"/>
                              </w:rPr>
                              <w:t>H</w:t>
                            </w:r>
                            <w:r w:rsidRPr="00883C43">
                              <w:rPr>
                                <w:rFonts w:ascii="Century Gothic" w:hAnsi="Century Gothic"/>
                                <w:sz w:val="14"/>
                              </w:rPr>
                              <w:t>P</w:t>
                            </w:r>
                            <w:r>
                              <w:rPr>
                                <w:rFonts w:ascii="Century Gothic" w:hAnsi="Century Gothic"/>
                                <w:sz w:val="14"/>
                              </w:rPr>
                              <w:t>(90</w:t>
                            </w:r>
                            <w:r w:rsidRPr="00883C43">
                              <w:rPr>
                                <w:rFonts w:ascii="Century Gothic" w:hAnsi="Century Gothic"/>
                                <w:sz w:val="14"/>
                              </w:rPr>
                              <w:t>-</w:t>
                            </w:r>
                            <w:r>
                              <w:rPr>
                                <w:rFonts w:ascii="Century Gothic" w:hAnsi="Century Gothic"/>
                                <w:sz w:val="14"/>
                              </w:rPr>
                              <w:t>160</w:t>
                            </w:r>
                            <w:r w:rsidRPr="00883C43">
                              <w:rPr>
                                <w:rFonts w:ascii="Century Gothic" w:hAnsi="Century Gothic"/>
                                <w:sz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A1AB" id="Oval 356" o:spid="_x0000_s1036" style="position:absolute;left:0;text-align:left;margin-left:145pt;margin-top:3.4pt;width:75.7pt;height:29.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" fillcolor="#bfbfbf [2412]" stroked="f" strokeweight="2pt">
                <v:textbox>
                  <w:txbxContent>
                    <w:p w14:paraId="6222E776" w14:textId="611FB1C6" w:rsidR="008E3CA5" w:rsidRPr="00883C43" w:rsidRDefault="008E3CA5" w:rsidP="00883C43">
                      <w:pPr>
                        <w:jc w:val="center"/>
                        <w:rPr>
                          <w:rFonts w:ascii="Century Gothic" w:hAnsi="Century Gothic"/>
                          <w:sz w:val="14"/>
                        </w:rPr>
                      </w:pPr>
                      <w:r>
                        <w:rPr>
                          <w:rFonts w:ascii="Century Gothic" w:hAnsi="Century Gothic"/>
                          <w:sz w:val="14"/>
                        </w:rPr>
                        <w:t>H</w:t>
                      </w:r>
                      <w:r w:rsidRPr="00883C43">
                        <w:rPr>
                          <w:rFonts w:ascii="Century Gothic" w:hAnsi="Century Gothic"/>
                          <w:sz w:val="14"/>
                        </w:rPr>
                        <w:t>P</w:t>
                      </w:r>
                      <w:r>
                        <w:rPr>
                          <w:rFonts w:ascii="Century Gothic" w:hAnsi="Century Gothic"/>
                          <w:sz w:val="14"/>
                        </w:rPr>
                        <w:t>(90</w:t>
                      </w:r>
                      <w:r w:rsidRPr="00883C43">
                        <w:rPr>
                          <w:rFonts w:ascii="Century Gothic" w:hAnsi="Century Gothic"/>
                          <w:sz w:val="14"/>
                        </w:rPr>
                        <w:t>-</w:t>
                      </w:r>
                      <w:r>
                        <w:rPr>
                          <w:rFonts w:ascii="Century Gothic" w:hAnsi="Century Gothic"/>
                          <w:sz w:val="14"/>
                        </w:rPr>
                        <w:t>160</w:t>
                      </w:r>
                      <w:r w:rsidRPr="00883C43">
                        <w:rPr>
                          <w:rFonts w:ascii="Century Gothic" w:hAnsi="Century Gothic"/>
                          <w:sz w:val="14"/>
                        </w:rPr>
                        <w:t>)</w:t>
                      </w:r>
                    </w:p>
                  </w:txbxContent>
                </v:textbox>
              </v:oval>
            </w:pict>
          </mc:Fallback>
        </mc:AlternateContent>
      </w:r>
      <w:r w:rsidRPr="00E70C1E">
        <w:rPr>
          <w:rFonts w:ascii="Century Gothic" w:hAnsi="Century Gothic"/>
          <w:b/>
          <w:noProof/>
          <w:u w:val="single"/>
          <w:lang w:eastAsia="en-US"/>
        </w:rPr>
        <mc:AlternateContent>
          <mc:Choice Requires="wps">
            <w:drawing>
              <wp:anchor distT="0" distB="0" distL="114300" distR="114300" simplePos="0" relativeHeight="251770880" behindDoc="0" locked="0" layoutInCell="1" allowOverlap="1" wp14:anchorId="4392EC14" wp14:editId="0E6ECC0D">
                <wp:simplePos x="0" y="0"/>
                <wp:positionH relativeFrom="column">
                  <wp:posOffset>388367</wp:posOffset>
                </wp:positionH>
                <wp:positionV relativeFrom="paragraph">
                  <wp:posOffset>32385</wp:posOffset>
                </wp:positionV>
                <wp:extent cx="909115" cy="375274"/>
                <wp:effectExtent l="0" t="0" r="5715" b="6350"/>
                <wp:wrapNone/>
                <wp:docPr id="353" name="Oval 353"/>
                <wp:cNvGraphicFramePr/>
                <a:graphic xmlns:a="http://schemas.openxmlformats.org/drawingml/2006/main">
                  <a:graphicData uri="http://schemas.microsoft.com/office/word/2010/wordprocessingShape">
                    <wps:wsp>
                      <wps:cNvSpPr/>
                      <wps:spPr>
                        <a:xfrm>
                          <a:off x="0" y="0"/>
                          <a:ext cx="909115" cy="375274"/>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86E5C" w14:textId="3C6C2A3A" w:rsidR="008E3CA5" w:rsidRPr="00883C43" w:rsidRDefault="008E3CA5" w:rsidP="00E70C1E">
                            <w:pPr>
                              <w:jc w:val="center"/>
                              <w:rPr>
                                <w:rFonts w:ascii="Century Gothic" w:hAnsi="Century Gothic"/>
                                <w:sz w:val="14"/>
                              </w:rPr>
                            </w:pPr>
                            <w:r w:rsidRPr="00883C43">
                              <w:rPr>
                                <w:rFonts w:ascii="Century Gothic" w:hAnsi="Century Gothic"/>
                                <w:sz w:val="14"/>
                              </w:rPr>
                              <w:t>LP (11-75)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2EC14" id="Oval 353" o:spid="_x0000_s1037" style="position:absolute;left:0;text-align:left;margin-left:30.6pt;margin-top:2.55pt;width:71.6pt;height:29.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" fillcolor="#bfbfbf [2412]" stroked="f" strokeweight="2pt">
                <v:textbox>
                  <w:txbxContent>
                    <w:p w14:paraId="3C986E5C" w14:textId="3C6C2A3A" w:rsidR="008E3CA5" w:rsidRPr="00883C43" w:rsidRDefault="008E3CA5" w:rsidP="00E70C1E">
                      <w:pPr>
                        <w:jc w:val="center"/>
                        <w:rPr>
                          <w:rFonts w:ascii="Century Gothic" w:hAnsi="Century Gothic"/>
                          <w:sz w:val="14"/>
                        </w:rPr>
                      </w:pPr>
                      <w:r w:rsidRPr="00883C43">
                        <w:rPr>
                          <w:rFonts w:ascii="Century Gothic" w:hAnsi="Century Gothic"/>
                          <w:sz w:val="14"/>
                        </w:rPr>
                        <w:t>LP (11-75)</w:t>
                      </w:r>
                    </w:p>
                  </w:txbxContent>
                </v:textbox>
              </v:oval>
            </w:pict>
          </mc:Fallback>
        </mc:AlternateContent>
      </w:r>
    </w:p>
    <w:p w14:paraId="3315381E" w14:textId="26AC2B60" w:rsidR="00E70C1E" w:rsidRDefault="00E70C1E" w:rsidP="004A57B4">
      <w:pPr>
        <w:pStyle w:val="Body"/>
        <w:rPr>
          <w:rFonts w:ascii="Century Gothic" w:hAnsi="Century Gothic"/>
        </w:rPr>
      </w:pPr>
    </w:p>
    <w:p w14:paraId="3608C3AA" w14:textId="094716AB" w:rsidR="006541C8" w:rsidRDefault="006541C8" w:rsidP="004A57B4">
      <w:pPr>
        <w:pStyle w:val="Body"/>
        <w:rPr>
          <w:rFonts w:ascii="Century Gothic" w:hAnsi="Century Gothic"/>
        </w:rPr>
      </w:pPr>
    </w:p>
    <w:p w14:paraId="6A11DC74" w14:textId="3D81883A" w:rsidR="006541C8" w:rsidRDefault="006541C8" w:rsidP="006541C8">
      <w:pPr>
        <w:pStyle w:val="Body"/>
        <w:rPr>
          <w:rFonts w:ascii="Century Gothic" w:hAnsi="Century Gothic"/>
          <w:b/>
          <w:u w:val="single"/>
        </w:rPr>
      </w:pPr>
      <w:r>
        <w:rPr>
          <w:rFonts w:ascii="Century Gothic" w:hAnsi="Century Gothic"/>
          <w:b/>
          <w:u w:val="single"/>
        </w:rPr>
        <w:t>OFSAC</w:t>
      </w:r>
    </w:p>
    <w:p w14:paraId="2D53E3ED" w14:textId="5BFC777A" w:rsidR="006541C8" w:rsidRDefault="006541C8" w:rsidP="006541C8">
      <w:pPr>
        <w:pStyle w:val="Body"/>
        <w:rPr>
          <w:rFonts w:ascii="Century Gothic" w:hAnsi="Century Gothic"/>
        </w:rPr>
      </w:pPr>
    </w:p>
    <w:p w14:paraId="1063ECAE" w14:textId="0F760664" w:rsidR="006541C8" w:rsidRPr="006541C8" w:rsidRDefault="001463D0" w:rsidP="006541C8">
      <w:pPr>
        <w:pStyle w:val="Body"/>
        <w:rPr>
          <w:rFonts w:ascii="Century Gothic" w:hAnsi="Century Gothic"/>
        </w:rPr>
      </w:pPr>
      <w:r w:rsidRPr="006541C8">
        <w:rPr>
          <w:rFonts w:ascii="Century Gothic" w:hAnsi="Century Gothic"/>
          <w:noProof/>
          <w:lang w:eastAsia="en-US"/>
        </w:rPr>
        <mc:AlternateContent>
          <mc:Choice Requires="wps">
            <w:drawing>
              <wp:anchor distT="0" distB="0" distL="114300" distR="114300" simplePos="0" relativeHeight="251781120" behindDoc="0" locked="0" layoutInCell="1" allowOverlap="1" wp14:anchorId="3259272F" wp14:editId="5354A7AA">
                <wp:simplePos x="0" y="0"/>
                <wp:positionH relativeFrom="column">
                  <wp:posOffset>2736850</wp:posOffset>
                </wp:positionH>
                <wp:positionV relativeFrom="paragraph">
                  <wp:posOffset>5080</wp:posOffset>
                </wp:positionV>
                <wp:extent cx="1299845" cy="644525"/>
                <wp:effectExtent l="0" t="0" r="0" b="3175"/>
                <wp:wrapNone/>
                <wp:docPr id="362" name="Oval 362"/>
                <wp:cNvGraphicFramePr/>
                <a:graphic xmlns:a="http://schemas.openxmlformats.org/drawingml/2006/main">
                  <a:graphicData uri="http://schemas.microsoft.com/office/word/2010/wordprocessingShape">
                    <wps:wsp>
                      <wps:cNvSpPr/>
                      <wps:spPr>
                        <a:xfrm>
                          <a:off x="0" y="0"/>
                          <a:ext cx="1299845" cy="644525"/>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D02251" w14:textId="2B5A4566" w:rsidR="008E3CA5" w:rsidRPr="006503EB" w:rsidRDefault="008E3CA5" w:rsidP="006541C8">
                            <w:pPr>
                              <w:jc w:val="center"/>
                              <w:rPr>
                                <w:rFonts w:ascii="Century Gothic" w:hAnsi="Century Gothic"/>
                              </w:rPr>
                            </w:pPr>
                            <w:r>
                              <w:rPr>
                                <w:rFonts w:ascii="Century Gothic" w:hAnsi="Century Gothic"/>
                              </w:rPr>
                              <w:t>OFSAC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9272F" id="Oval 362" o:spid="_x0000_s1038" style="position:absolute;left:0;text-align:left;margin-left:215.5pt;margin-top:.4pt;width:102.35pt;height:5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" fillcolor="#bfbfbf [2412]" stroked="f" strokeweight="2pt">
                <v:textbox>
                  <w:txbxContent>
                    <w:p w14:paraId="74D02251" w14:textId="2B5A4566" w:rsidR="008E3CA5" w:rsidRPr="006503EB" w:rsidRDefault="008E3CA5" w:rsidP="006541C8">
                      <w:pPr>
                        <w:jc w:val="center"/>
                        <w:rPr>
                          <w:rFonts w:ascii="Century Gothic" w:hAnsi="Century Gothic"/>
                        </w:rPr>
                      </w:pPr>
                      <w:r>
                        <w:rPr>
                          <w:rFonts w:ascii="Century Gothic" w:hAnsi="Century Gothic"/>
                        </w:rPr>
                        <w:t>OFSAC</w:t>
                      </w:r>
                    </w:p>
                  </w:txbxContent>
                </v:textbox>
              </v:oval>
            </w:pict>
          </mc:Fallback>
        </mc:AlternateContent>
      </w:r>
    </w:p>
    <w:p w14:paraId="073D63A9" w14:textId="1C24985A" w:rsidR="006541C8" w:rsidRDefault="0083656E" w:rsidP="004A57B4">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806720" behindDoc="0" locked="0" layoutInCell="1" allowOverlap="1" wp14:anchorId="59430D2F" wp14:editId="71B0FE12">
                <wp:simplePos x="0" y="0"/>
                <wp:positionH relativeFrom="column">
                  <wp:posOffset>4870634</wp:posOffset>
                </wp:positionH>
                <wp:positionV relativeFrom="paragraph">
                  <wp:posOffset>202583</wp:posOffset>
                </wp:positionV>
                <wp:extent cx="15856" cy="2262002"/>
                <wp:effectExtent l="0" t="0" r="22860" b="24130"/>
                <wp:wrapNone/>
                <wp:docPr id="381" name="Straight Connector 381"/>
                <wp:cNvGraphicFramePr/>
                <a:graphic xmlns:a="http://schemas.openxmlformats.org/drawingml/2006/main">
                  <a:graphicData uri="http://schemas.microsoft.com/office/word/2010/wordprocessingShape">
                    <wps:wsp>
                      <wps:cNvCnPr/>
                      <wps:spPr>
                        <a:xfrm flipH="1">
                          <a:off x="0" y="0"/>
                          <a:ext cx="15856" cy="2262002"/>
                        </a:xfrm>
                        <a:prstGeom prst="line">
                          <a:avLst/>
                        </a:prstGeom>
                        <a:ln>
                          <a:solidFill>
                            <a:schemeClr val="accent3">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7A380" id="Straight Connector 381" o:spid="_x0000_s1026" style="position:absolute;flip:x;z-index:251806720;visibility:visible;mso-wrap-style:square;mso-wrap-distance-left:9pt;mso-wrap-distance-top:0;mso-wrap-distance-right:9pt;mso-wrap-distance-bottom:0;mso-position-horizontal:absolute;mso-position-horizontal-relative:text;mso-position-vertical:absolute;mso-position-vertical-relative:text" from="383.5pt,15.95pt" to="384.75pt,1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" strokecolor="#76923c [2406]">
                <v:stroke dashstyle="3 1"/>
              </v:line>
            </w:pict>
          </mc:Fallback>
        </mc:AlternateContent>
      </w:r>
    </w:p>
    <w:p w14:paraId="3C4E7837" w14:textId="5FBDF2E8" w:rsidR="006541C8" w:rsidRDefault="001463D0" w:rsidP="004A57B4">
      <w:pPr>
        <w:pStyle w:val="Body"/>
        <w:rPr>
          <w:rFonts w:ascii="Century Gothic" w:hAnsi="Century Gothic"/>
        </w:rPr>
      </w:pPr>
      <w:r w:rsidRPr="006541C8">
        <w:rPr>
          <w:rFonts w:ascii="Century Gothic" w:hAnsi="Century Gothic"/>
          <w:noProof/>
          <w:lang w:eastAsia="en-US"/>
        </w:rPr>
        <mc:AlternateContent>
          <mc:Choice Requires="wps">
            <w:drawing>
              <wp:anchor distT="0" distB="0" distL="114300" distR="114300" simplePos="0" relativeHeight="251784192" behindDoc="0" locked="0" layoutInCell="1" allowOverlap="1" wp14:anchorId="71720938" wp14:editId="707AAAB1">
                <wp:simplePos x="0" y="0"/>
                <wp:positionH relativeFrom="column">
                  <wp:posOffset>3279683</wp:posOffset>
                </wp:positionH>
                <wp:positionV relativeFrom="paragraph">
                  <wp:posOffset>166373</wp:posOffset>
                </wp:positionV>
                <wp:extent cx="2711487" cy="940827"/>
                <wp:effectExtent l="0" t="0" r="50800" b="69215"/>
                <wp:wrapNone/>
                <wp:docPr id="365" name="Straight Arrow Connector 365"/>
                <wp:cNvGraphicFramePr/>
                <a:graphic xmlns:a="http://schemas.openxmlformats.org/drawingml/2006/main">
                  <a:graphicData uri="http://schemas.microsoft.com/office/word/2010/wordprocessingShape">
                    <wps:wsp>
                      <wps:cNvCnPr/>
                      <wps:spPr>
                        <a:xfrm>
                          <a:off x="0" y="0"/>
                          <a:ext cx="2711487" cy="940827"/>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51C0B" id="Straight Arrow Connector 365" o:spid="_x0000_s1026" type="#_x0000_t32" style="position:absolute;margin-left:258.25pt;margin-top:13.1pt;width:213.5pt;height:74.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" strokecolor="gray [1629]">
                <v:stroke endarrow="block"/>
              </v:shape>
            </w:pict>
          </mc:Fallback>
        </mc:AlternateContent>
      </w:r>
      <w:r w:rsidRPr="006541C8">
        <w:rPr>
          <w:rFonts w:ascii="Century Gothic" w:hAnsi="Century Gothic"/>
          <w:noProof/>
          <w:lang w:eastAsia="en-US"/>
        </w:rPr>
        <mc:AlternateContent>
          <mc:Choice Requires="wps">
            <w:drawing>
              <wp:anchor distT="0" distB="0" distL="114300" distR="114300" simplePos="0" relativeHeight="251811840" behindDoc="0" locked="0" layoutInCell="1" allowOverlap="1" wp14:anchorId="5593F221" wp14:editId="2CF33D1E">
                <wp:simplePos x="0" y="0"/>
                <wp:positionH relativeFrom="column">
                  <wp:posOffset>938185</wp:posOffset>
                </wp:positionH>
                <wp:positionV relativeFrom="paragraph">
                  <wp:posOffset>176945</wp:posOffset>
                </wp:positionV>
                <wp:extent cx="2336352" cy="914400"/>
                <wp:effectExtent l="38100" t="0" r="26035" b="57150"/>
                <wp:wrapNone/>
                <wp:docPr id="363" name="Straight Arrow Connector 363"/>
                <wp:cNvGraphicFramePr/>
                <a:graphic xmlns:a="http://schemas.openxmlformats.org/drawingml/2006/main">
                  <a:graphicData uri="http://schemas.microsoft.com/office/word/2010/wordprocessingShape">
                    <wps:wsp>
                      <wps:cNvCnPr/>
                      <wps:spPr>
                        <a:xfrm flipH="1">
                          <a:off x="0" y="0"/>
                          <a:ext cx="2336352" cy="91440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1231B" id="Straight Arrow Connector 363" o:spid="_x0000_s1026" type="#_x0000_t32" style="position:absolute;margin-left:73.85pt;margin-top:13.95pt;width:183.95pt;height:1in;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" strokecolor="gray [1629]">
                <v:stroke endarrow="block"/>
              </v:shape>
            </w:pict>
          </mc:Fallback>
        </mc:AlternateContent>
      </w:r>
      <w:r w:rsidRPr="006541C8">
        <w:rPr>
          <w:rFonts w:ascii="Century Gothic" w:hAnsi="Century Gothic"/>
          <w:noProof/>
          <w:lang w:eastAsia="en-US"/>
        </w:rPr>
        <mc:AlternateContent>
          <mc:Choice Requires="wps">
            <w:drawing>
              <wp:anchor distT="0" distB="0" distL="114300" distR="114300" simplePos="0" relativeHeight="251783168" behindDoc="0" locked="0" layoutInCell="1" allowOverlap="1" wp14:anchorId="112A6E91" wp14:editId="6DD1C02F">
                <wp:simplePos x="0" y="0"/>
                <wp:positionH relativeFrom="column">
                  <wp:posOffset>3278089</wp:posOffset>
                </wp:positionH>
                <wp:positionV relativeFrom="paragraph">
                  <wp:posOffset>176945</wp:posOffset>
                </wp:positionV>
                <wp:extent cx="45719" cy="1004254"/>
                <wp:effectExtent l="38100" t="0" r="69215" b="62865"/>
                <wp:wrapNone/>
                <wp:docPr id="364" name="Straight Arrow Connector 364"/>
                <wp:cNvGraphicFramePr/>
                <a:graphic xmlns:a="http://schemas.openxmlformats.org/drawingml/2006/main">
                  <a:graphicData uri="http://schemas.microsoft.com/office/word/2010/wordprocessingShape">
                    <wps:wsp>
                      <wps:cNvCnPr/>
                      <wps:spPr>
                        <a:xfrm>
                          <a:off x="0" y="0"/>
                          <a:ext cx="45719" cy="1004254"/>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59A05" id="Straight Arrow Connector 364" o:spid="_x0000_s1026" type="#_x0000_t32" style="position:absolute;margin-left:258.1pt;margin-top:13.95pt;width:3.6pt;height:79.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" strokecolor="gray [1629]">
                <v:stroke endarrow="block"/>
              </v:shape>
            </w:pict>
          </mc:Fallback>
        </mc:AlternateContent>
      </w:r>
    </w:p>
    <w:p w14:paraId="640F15FA" w14:textId="5050AA67" w:rsidR="006541C8" w:rsidRDefault="006541C8" w:rsidP="004A57B4">
      <w:pPr>
        <w:pStyle w:val="Body"/>
        <w:rPr>
          <w:rFonts w:ascii="Century Gothic" w:hAnsi="Century Gothic"/>
        </w:rPr>
      </w:pPr>
    </w:p>
    <w:p w14:paraId="32D90F5E" w14:textId="65097C08" w:rsidR="006541C8" w:rsidRDefault="003279B3" w:rsidP="004A57B4">
      <w:pPr>
        <w:pStyle w:val="Body"/>
        <w:rPr>
          <w:rFonts w:ascii="Century Gothic" w:hAnsi="Century Gothic"/>
        </w:rPr>
      </w:pPr>
      <w:r w:rsidRPr="003279B3">
        <w:rPr>
          <w:rFonts w:ascii="Century Gothic" w:hAnsi="Century Gothic"/>
          <w:noProof/>
          <w:lang w:eastAsia="en-US"/>
        </w:rPr>
        <mc:AlternateContent>
          <mc:Choice Requires="wps">
            <w:drawing>
              <wp:anchor distT="45720" distB="45720" distL="114300" distR="114300" simplePos="0" relativeHeight="251808768" behindDoc="0" locked="0" layoutInCell="1" allowOverlap="1" wp14:anchorId="34E0404B" wp14:editId="60D2B7A6">
                <wp:simplePos x="0" y="0"/>
                <wp:positionH relativeFrom="column">
                  <wp:posOffset>2301240</wp:posOffset>
                </wp:positionH>
                <wp:positionV relativeFrom="paragraph">
                  <wp:posOffset>34925</wp:posOffset>
                </wp:positionV>
                <wp:extent cx="918845" cy="327660"/>
                <wp:effectExtent l="0" t="0" r="1460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327660"/>
                        </a:xfrm>
                        <a:prstGeom prst="rect">
                          <a:avLst/>
                        </a:prstGeom>
                        <a:solidFill>
                          <a:srgbClr val="FFFFFF"/>
                        </a:solidFill>
                        <a:ln w="9525">
                          <a:solidFill>
                            <a:srgbClr val="000000"/>
                          </a:solidFill>
                          <a:miter lim="800000"/>
                          <a:headEnd/>
                          <a:tailEnd/>
                        </a:ln>
                      </wps:spPr>
                      <wps:txbx>
                        <w:txbxContent>
                          <w:p w14:paraId="17A30393" w14:textId="3334D485" w:rsidR="008E3CA5" w:rsidRPr="003279B3" w:rsidRDefault="008E3CA5">
                            <w:pPr>
                              <w:rPr>
                                <w:rFonts w:ascii="Century Gothic" w:hAnsi="Century Gothic"/>
                                <w:sz w:val="16"/>
                              </w:rPr>
                            </w:pPr>
                            <w:r w:rsidRPr="003279B3">
                              <w:rPr>
                                <w:rFonts w:ascii="Century Gothic" w:hAnsi="Century Gothic"/>
                                <w:sz w:val="16"/>
                              </w:rPr>
                              <w:t>Double Stage Compressor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0404B" id="_x0000_s1039" type="#_x0000_t202" style="position:absolute;left:0;text-align:left;margin-left:181.2pt;margin-top:2.75pt;width:72.35pt;height:25.8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">
                <v:textbox>
                  <w:txbxContent>
                    <w:p w14:paraId="17A30393" w14:textId="3334D485" w:rsidR="008E3CA5" w:rsidRPr="003279B3" w:rsidRDefault="008E3CA5">
                      <w:pPr>
                        <w:rPr>
                          <w:rFonts w:ascii="Century Gothic" w:hAnsi="Century Gothic"/>
                          <w:sz w:val="16"/>
                        </w:rPr>
                      </w:pPr>
                      <w:r w:rsidRPr="003279B3">
                        <w:rPr>
                          <w:rFonts w:ascii="Century Gothic" w:hAnsi="Century Gothic"/>
                          <w:sz w:val="16"/>
                        </w:rPr>
                        <w:t>Double Stage Compressor</w:t>
                      </w:r>
                    </w:p>
                  </w:txbxContent>
                </v:textbox>
                <w10:wrap type="square"/>
              </v:shape>
            </w:pict>
          </mc:Fallback>
        </mc:AlternateContent>
      </w:r>
      <w:r w:rsidRPr="003279B3">
        <w:rPr>
          <w:rFonts w:ascii="Century Gothic" w:hAnsi="Century Gothic"/>
          <w:noProof/>
          <w:lang w:eastAsia="en-US"/>
        </w:rPr>
        <mc:AlternateContent>
          <mc:Choice Requires="wps">
            <w:drawing>
              <wp:anchor distT="45720" distB="45720" distL="114300" distR="114300" simplePos="0" relativeHeight="251810816" behindDoc="0" locked="0" layoutInCell="1" allowOverlap="1" wp14:anchorId="021530F4" wp14:editId="0EDC3931">
                <wp:simplePos x="0" y="0"/>
                <wp:positionH relativeFrom="column">
                  <wp:posOffset>5567412</wp:posOffset>
                </wp:positionH>
                <wp:positionV relativeFrom="paragraph">
                  <wp:posOffset>71355</wp:posOffset>
                </wp:positionV>
                <wp:extent cx="918845" cy="327660"/>
                <wp:effectExtent l="0" t="0" r="14605" b="15240"/>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327660"/>
                        </a:xfrm>
                        <a:prstGeom prst="rect">
                          <a:avLst/>
                        </a:prstGeom>
                        <a:solidFill>
                          <a:srgbClr val="FFFFFF"/>
                        </a:solidFill>
                        <a:ln w="9525">
                          <a:solidFill>
                            <a:srgbClr val="000000"/>
                          </a:solidFill>
                          <a:miter lim="800000"/>
                          <a:headEnd/>
                          <a:tailEnd/>
                        </a:ln>
                      </wps:spPr>
                      <wps:txbx>
                        <w:txbxContent>
                          <w:p w14:paraId="451CB279" w14:textId="567EF7AC" w:rsidR="008E3CA5" w:rsidRPr="003279B3" w:rsidRDefault="008E3CA5" w:rsidP="003279B3">
                            <w:pPr>
                              <w:rPr>
                                <w:rFonts w:ascii="Century Gothic" w:hAnsi="Century Gothic"/>
                                <w:sz w:val="16"/>
                              </w:rPr>
                            </w:pPr>
                            <w:r>
                              <w:rPr>
                                <w:rFonts w:ascii="Century Gothic" w:hAnsi="Century Gothic"/>
                                <w:sz w:val="16"/>
                              </w:rPr>
                              <w:t>Single</w:t>
                            </w:r>
                            <w:r w:rsidRPr="003279B3">
                              <w:rPr>
                                <w:rFonts w:ascii="Century Gothic" w:hAnsi="Century Gothic"/>
                                <w:sz w:val="16"/>
                              </w:rPr>
                              <w:t xml:space="preserve"> Stage Compressor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530F4" id="_x0000_s1040" type="#_x0000_t202" style="position:absolute;left:0;text-align:left;margin-left:438.4pt;margin-top:5.6pt;width:72.35pt;height:25.8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">
                <v:textbox>
                  <w:txbxContent>
                    <w:p w14:paraId="451CB279" w14:textId="567EF7AC" w:rsidR="008E3CA5" w:rsidRPr="003279B3" w:rsidRDefault="008E3CA5" w:rsidP="003279B3">
                      <w:pPr>
                        <w:rPr>
                          <w:rFonts w:ascii="Century Gothic" w:hAnsi="Century Gothic"/>
                          <w:sz w:val="16"/>
                        </w:rPr>
                      </w:pPr>
                      <w:r>
                        <w:rPr>
                          <w:rFonts w:ascii="Century Gothic" w:hAnsi="Century Gothic"/>
                          <w:sz w:val="16"/>
                        </w:rPr>
                        <w:t>Single</w:t>
                      </w:r>
                      <w:r w:rsidRPr="003279B3">
                        <w:rPr>
                          <w:rFonts w:ascii="Century Gothic" w:hAnsi="Century Gothic"/>
                          <w:sz w:val="16"/>
                        </w:rPr>
                        <w:t xml:space="preserve"> Stage Compressor</w:t>
                      </w:r>
                    </w:p>
                  </w:txbxContent>
                </v:textbox>
                <w10:wrap type="square"/>
              </v:shape>
            </w:pict>
          </mc:Fallback>
        </mc:AlternateContent>
      </w:r>
    </w:p>
    <w:p w14:paraId="1B89FFE4" w14:textId="55241A15" w:rsidR="006541C8" w:rsidRDefault="006541C8" w:rsidP="004A57B4">
      <w:pPr>
        <w:pStyle w:val="Body"/>
        <w:rPr>
          <w:rFonts w:ascii="Century Gothic" w:hAnsi="Century Gothic"/>
        </w:rPr>
      </w:pPr>
    </w:p>
    <w:p w14:paraId="433D3A3C" w14:textId="2A2508D6" w:rsidR="006541C8" w:rsidRDefault="00827A6C" w:rsidP="004A57B4">
      <w:pPr>
        <w:pStyle w:val="Body"/>
        <w:rPr>
          <w:rFonts w:ascii="Century Gothic" w:hAnsi="Century Gothic"/>
        </w:rPr>
      </w:pPr>
      <w:r w:rsidRPr="006541C8">
        <w:rPr>
          <w:rFonts w:ascii="Century Gothic" w:hAnsi="Century Gothic"/>
          <w:noProof/>
          <w:lang w:eastAsia="en-US"/>
        </w:rPr>
        <mc:AlternateContent>
          <mc:Choice Requires="wps">
            <w:drawing>
              <wp:anchor distT="0" distB="0" distL="114300" distR="114300" simplePos="0" relativeHeight="251787264" behindDoc="0" locked="0" layoutInCell="1" allowOverlap="1" wp14:anchorId="15FDD3BE" wp14:editId="318AD721">
                <wp:simplePos x="0" y="0"/>
                <wp:positionH relativeFrom="column">
                  <wp:posOffset>5700465</wp:posOffset>
                </wp:positionH>
                <wp:positionV relativeFrom="paragraph">
                  <wp:posOffset>190038</wp:posOffset>
                </wp:positionV>
                <wp:extent cx="766404" cy="374892"/>
                <wp:effectExtent l="0" t="0" r="0" b="6350"/>
                <wp:wrapNone/>
                <wp:docPr id="368" name="Oval 368"/>
                <wp:cNvGraphicFramePr/>
                <a:graphic xmlns:a="http://schemas.openxmlformats.org/drawingml/2006/main">
                  <a:graphicData uri="http://schemas.microsoft.com/office/word/2010/wordprocessingShape">
                    <wps:wsp>
                      <wps:cNvSpPr/>
                      <wps:spPr>
                        <a:xfrm>
                          <a:off x="0" y="0"/>
                          <a:ext cx="766404" cy="374892"/>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ACD851" w14:textId="5E7188FC" w:rsidR="008E3CA5" w:rsidRPr="006503EB" w:rsidRDefault="008E3CA5" w:rsidP="006541C8">
                            <w:pPr>
                              <w:jc w:val="center"/>
                              <w:rPr>
                                <w:rFonts w:ascii="Century Gothic" w:hAnsi="Century Gothic"/>
                              </w:rPr>
                            </w:pPr>
                            <w:r>
                              <w:rPr>
                                <w:rFonts w:ascii="Century Gothic" w:hAnsi="Century Gothic"/>
                              </w:rPr>
                              <w:t>OLW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DD3BE" id="Oval 368" o:spid="_x0000_s1041" style="position:absolute;left:0;text-align:left;margin-left:448.85pt;margin-top:14.95pt;width:60.35pt;height:2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" fillcolor="#bfbfbf [2412]" stroked="f" strokeweight="2pt">
                <v:textbox>
                  <w:txbxContent>
                    <w:p w14:paraId="5CACD851" w14:textId="5E7188FC" w:rsidR="008E3CA5" w:rsidRPr="006503EB" w:rsidRDefault="008E3CA5" w:rsidP="006541C8">
                      <w:pPr>
                        <w:jc w:val="center"/>
                        <w:rPr>
                          <w:rFonts w:ascii="Century Gothic" w:hAnsi="Century Gothic"/>
                        </w:rPr>
                      </w:pPr>
                      <w:r>
                        <w:rPr>
                          <w:rFonts w:ascii="Century Gothic" w:hAnsi="Century Gothic"/>
                        </w:rPr>
                        <w:t>OLW</w:t>
                      </w:r>
                    </w:p>
                  </w:txbxContent>
                </v:textbox>
              </v:oval>
            </w:pict>
          </mc:Fallback>
        </mc:AlternateContent>
      </w:r>
      <w:r w:rsidRPr="006541C8">
        <w:rPr>
          <w:rFonts w:ascii="Century Gothic" w:hAnsi="Century Gothic"/>
          <w:noProof/>
          <w:lang w:eastAsia="en-US"/>
        </w:rPr>
        <mc:AlternateContent>
          <mc:Choice Requires="wps">
            <w:drawing>
              <wp:anchor distT="0" distB="0" distL="114300" distR="114300" simplePos="0" relativeHeight="251785216" behindDoc="0" locked="0" layoutInCell="1" allowOverlap="1" wp14:anchorId="15B71699" wp14:editId="366BEE05">
                <wp:simplePos x="0" y="0"/>
                <wp:positionH relativeFrom="column">
                  <wp:posOffset>621052</wp:posOffset>
                </wp:positionH>
                <wp:positionV relativeFrom="paragraph">
                  <wp:posOffset>163610</wp:posOffset>
                </wp:positionV>
                <wp:extent cx="724120" cy="401702"/>
                <wp:effectExtent l="0" t="0" r="0" b="0"/>
                <wp:wrapNone/>
                <wp:docPr id="366" name="Oval 366"/>
                <wp:cNvGraphicFramePr/>
                <a:graphic xmlns:a="http://schemas.openxmlformats.org/drawingml/2006/main">
                  <a:graphicData uri="http://schemas.microsoft.com/office/word/2010/wordprocessingShape">
                    <wps:wsp>
                      <wps:cNvSpPr/>
                      <wps:spPr>
                        <a:xfrm>
                          <a:off x="0" y="0"/>
                          <a:ext cx="724120" cy="401702"/>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17349" w14:textId="40C64D41" w:rsidR="008E3CA5" w:rsidRPr="006503EB" w:rsidRDefault="008E3CA5" w:rsidP="006541C8">
                            <w:pPr>
                              <w:jc w:val="center"/>
                              <w:rPr>
                                <w:rFonts w:ascii="Century Gothic" w:hAnsi="Century Gothic"/>
                              </w:rPr>
                            </w:pPr>
                            <w:r>
                              <w:rPr>
                                <w:rFonts w:ascii="Century Gothic" w:hAnsi="Century Gothic"/>
                              </w:rPr>
                              <w:t>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71699" id="Oval 366" o:spid="_x0000_s1042" style="position:absolute;left:0;text-align:left;margin-left:48.9pt;margin-top:12.9pt;width:57pt;height:31.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" fillcolor="#bfbfbf [2412]" stroked="f" strokeweight="2pt">
                <v:textbox>
                  <w:txbxContent>
                    <w:p w14:paraId="6FC17349" w14:textId="40C64D41" w:rsidR="008E3CA5" w:rsidRPr="006503EB" w:rsidRDefault="008E3CA5" w:rsidP="006541C8">
                      <w:pPr>
                        <w:jc w:val="center"/>
                        <w:rPr>
                          <w:rFonts w:ascii="Century Gothic" w:hAnsi="Century Gothic"/>
                        </w:rPr>
                      </w:pPr>
                      <w:r>
                        <w:rPr>
                          <w:rFonts w:ascii="Century Gothic" w:hAnsi="Century Gothic"/>
                        </w:rPr>
                        <w:t>OW</w:t>
                      </w:r>
                    </w:p>
                  </w:txbxContent>
                </v:textbox>
              </v:oval>
            </w:pict>
          </mc:Fallback>
        </mc:AlternateContent>
      </w:r>
    </w:p>
    <w:p w14:paraId="52C6DFCD" w14:textId="20F823B2" w:rsidR="006541C8" w:rsidRDefault="001463D0" w:rsidP="004A57B4">
      <w:pPr>
        <w:pStyle w:val="Body"/>
        <w:rPr>
          <w:rFonts w:ascii="Century Gothic" w:hAnsi="Century Gothic"/>
        </w:rPr>
      </w:pPr>
      <w:r w:rsidRPr="006541C8">
        <w:rPr>
          <w:rFonts w:ascii="Century Gothic" w:hAnsi="Century Gothic"/>
          <w:noProof/>
          <w:lang w:eastAsia="en-US"/>
        </w:rPr>
        <mc:AlternateContent>
          <mc:Choice Requires="wps">
            <w:drawing>
              <wp:anchor distT="0" distB="0" distL="114300" distR="114300" simplePos="0" relativeHeight="251786240" behindDoc="0" locked="0" layoutInCell="1" allowOverlap="1" wp14:anchorId="6246BB3B" wp14:editId="65971845">
                <wp:simplePos x="0" y="0"/>
                <wp:positionH relativeFrom="column">
                  <wp:posOffset>2979761</wp:posOffset>
                </wp:positionH>
                <wp:positionV relativeFrom="paragraph">
                  <wp:posOffset>23363</wp:posOffset>
                </wp:positionV>
                <wp:extent cx="628650" cy="364490"/>
                <wp:effectExtent l="0" t="0" r="0" b="0"/>
                <wp:wrapNone/>
                <wp:docPr id="367" name="Oval 367"/>
                <wp:cNvGraphicFramePr/>
                <a:graphic xmlns:a="http://schemas.openxmlformats.org/drawingml/2006/main">
                  <a:graphicData uri="http://schemas.microsoft.com/office/word/2010/wordprocessingShape">
                    <wps:wsp>
                      <wps:cNvSpPr/>
                      <wps:spPr>
                        <a:xfrm>
                          <a:off x="0" y="0"/>
                          <a:ext cx="628650" cy="36449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70AD14" w14:textId="6E3461CA" w:rsidR="008E3CA5" w:rsidRPr="006503EB" w:rsidRDefault="008E3CA5" w:rsidP="006541C8">
                            <w:pPr>
                              <w:jc w:val="center"/>
                              <w:rPr>
                                <w:rFonts w:ascii="Century Gothic" w:hAnsi="Century Gothic"/>
                              </w:rPr>
                            </w:pPr>
                            <w:r>
                              <w:rPr>
                                <w:rFonts w:ascii="Century Gothic" w:hAnsi="Century Gothic"/>
                              </w:rPr>
                              <w:t>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6BB3B" id="Oval 367" o:spid="_x0000_s1043" style="position:absolute;left:0;text-align:left;margin-left:234.65pt;margin-top:1.85pt;width:49.5pt;height:28.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" fillcolor="#bfbfbf [2412]" stroked="f" strokeweight="2pt">
                <v:textbox>
                  <w:txbxContent>
                    <w:p w14:paraId="6B70AD14" w14:textId="6E3461CA" w:rsidR="008E3CA5" w:rsidRPr="006503EB" w:rsidRDefault="008E3CA5" w:rsidP="006541C8">
                      <w:pPr>
                        <w:jc w:val="center"/>
                        <w:rPr>
                          <w:rFonts w:ascii="Century Gothic" w:hAnsi="Century Gothic"/>
                        </w:rPr>
                      </w:pPr>
                      <w:r>
                        <w:rPr>
                          <w:rFonts w:ascii="Century Gothic" w:hAnsi="Century Gothic"/>
                        </w:rPr>
                        <w:t>OA</w:t>
                      </w:r>
                    </w:p>
                  </w:txbxContent>
                </v:textbox>
              </v:oval>
            </w:pict>
          </mc:Fallback>
        </mc:AlternateContent>
      </w:r>
    </w:p>
    <w:p w14:paraId="029EF9B0" w14:textId="5FED436E" w:rsidR="006541C8" w:rsidRDefault="0083656E" w:rsidP="004A57B4">
      <w:pPr>
        <w:pStyle w:val="Body"/>
        <w:rPr>
          <w:rFonts w:ascii="Century Gothic" w:hAnsi="Century Gothic"/>
        </w:rPr>
      </w:pPr>
      <w:r w:rsidRPr="0083656E">
        <w:rPr>
          <w:rFonts w:ascii="Century Gothic" w:hAnsi="Century Gothic"/>
          <w:noProof/>
          <w:lang w:eastAsia="en-US"/>
        </w:rPr>
        <mc:AlternateContent>
          <mc:Choice Requires="wps">
            <w:drawing>
              <wp:anchor distT="0" distB="0" distL="114300" distR="114300" simplePos="0" relativeHeight="251805696" behindDoc="0" locked="0" layoutInCell="1" allowOverlap="1" wp14:anchorId="16C388F8" wp14:editId="708B02D4">
                <wp:simplePos x="0" y="0"/>
                <wp:positionH relativeFrom="column">
                  <wp:posOffset>6090920</wp:posOffset>
                </wp:positionH>
                <wp:positionV relativeFrom="paragraph">
                  <wp:posOffset>89535</wp:posOffset>
                </wp:positionV>
                <wp:extent cx="431800" cy="343535"/>
                <wp:effectExtent l="0" t="0" r="63500" b="56515"/>
                <wp:wrapNone/>
                <wp:docPr id="380" name="Straight Arrow Connector 380"/>
                <wp:cNvGraphicFramePr/>
                <a:graphic xmlns:a="http://schemas.openxmlformats.org/drawingml/2006/main">
                  <a:graphicData uri="http://schemas.microsoft.com/office/word/2010/wordprocessingShape">
                    <wps:wsp>
                      <wps:cNvCnPr/>
                      <wps:spPr>
                        <a:xfrm>
                          <a:off x="0" y="0"/>
                          <a:ext cx="431800" cy="343535"/>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D014E" id="Straight Arrow Connector 380" o:spid="_x0000_s1026" type="#_x0000_t32" style="position:absolute;margin-left:479.6pt;margin-top:7.05pt;width:34pt;height:27.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" strokecolor="gray [1629]">
                <v:stroke endarrow="block"/>
              </v:shape>
            </w:pict>
          </mc:Fallback>
        </mc:AlternateContent>
      </w:r>
      <w:r w:rsidRPr="0083656E">
        <w:rPr>
          <w:rFonts w:ascii="Century Gothic" w:hAnsi="Century Gothic"/>
          <w:noProof/>
          <w:lang w:eastAsia="en-US"/>
        </w:rPr>
        <mc:AlternateContent>
          <mc:Choice Requires="wps">
            <w:drawing>
              <wp:anchor distT="0" distB="0" distL="114300" distR="114300" simplePos="0" relativeHeight="251804672" behindDoc="0" locked="0" layoutInCell="1" allowOverlap="1" wp14:anchorId="46DAA373" wp14:editId="1FF87135">
                <wp:simplePos x="0" y="0"/>
                <wp:positionH relativeFrom="column">
                  <wp:posOffset>5634990</wp:posOffset>
                </wp:positionH>
                <wp:positionV relativeFrom="paragraph">
                  <wp:posOffset>89535</wp:posOffset>
                </wp:positionV>
                <wp:extent cx="455295" cy="343535"/>
                <wp:effectExtent l="38100" t="0" r="20955" b="56515"/>
                <wp:wrapNone/>
                <wp:docPr id="379" name="Straight Arrow Connector 379"/>
                <wp:cNvGraphicFramePr/>
                <a:graphic xmlns:a="http://schemas.openxmlformats.org/drawingml/2006/main">
                  <a:graphicData uri="http://schemas.microsoft.com/office/word/2010/wordprocessingShape">
                    <wps:wsp>
                      <wps:cNvCnPr/>
                      <wps:spPr>
                        <a:xfrm flipH="1">
                          <a:off x="0" y="0"/>
                          <a:ext cx="455295" cy="343535"/>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8ABFA" id="Straight Arrow Connector 379" o:spid="_x0000_s1026" type="#_x0000_t32" style="position:absolute;margin-left:443.7pt;margin-top:7.05pt;width:35.85pt;height:27.05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" strokecolor="gray [1629]">
                <v:stroke endarrow="block"/>
              </v:shape>
            </w:pict>
          </mc:Fallback>
        </mc:AlternateContent>
      </w:r>
      <w:r w:rsidRPr="0083656E">
        <w:rPr>
          <w:rFonts w:ascii="Century Gothic" w:hAnsi="Century Gothic"/>
          <w:noProof/>
          <w:lang w:eastAsia="en-US"/>
        </w:rPr>
        <mc:AlternateContent>
          <mc:Choice Requires="wps">
            <w:drawing>
              <wp:anchor distT="0" distB="0" distL="114300" distR="114300" simplePos="0" relativeHeight="251803648" behindDoc="0" locked="0" layoutInCell="1" allowOverlap="1" wp14:anchorId="335632BB" wp14:editId="191BD134">
                <wp:simplePos x="0" y="0"/>
                <wp:positionH relativeFrom="column">
                  <wp:posOffset>6208395</wp:posOffset>
                </wp:positionH>
                <wp:positionV relativeFrom="paragraph">
                  <wp:posOffset>435610</wp:posOffset>
                </wp:positionV>
                <wp:extent cx="628650" cy="364490"/>
                <wp:effectExtent l="0" t="0" r="0" b="0"/>
                <wp:wrapNone/>
                <wp:docPr id="378" name="Oval 378"/>
                <wp:cNvGraphicFramePr/>
                <a:graphic xmlns:a="http://schemas.openxmlformats.org/drawingml/2006/main">
                  <a:graphicData uri="http://schemas.microsoft.com/office/word/2010/wordprocessingShape">
                    <wps:wsp>
                      <wps:cNvSpPr/>
                      <wps:spPr>
                        <a:xfrm>
                          <a:off x="0" y="0"/>
                          <a:ext cx="628650" cy="36449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B4FE4" w14:textId="77777777" w:rsidR="008E3CA5" w:rsidRPr="006503EB" w:rsidRDefault="008E3CA5" w:rsidP="0083656E">
                            <w:pPr>
                              <w:jc w:val="center"/>
                              <w:rPr>
                                <w:rFonts w:ascii="Century Gothic" w:hAnsi="Century Gothic"/>
                              </w:rPr>
                            </w:pPr>
                            <w:r w:rsidRPr="006503EB">
                              <w:rPr>
                                <w:rFonts w:ascii="Century Gothic" w:hAnsi="Century Gothic"/>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632BB" id="Oval 378" o:spid="_x0000_s1044" style="position:absolute;left:0;text-align:left;margin-left:488.85pt;margin-top:34.3pt;width:49.5pt;height:28.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" fillcolor="#bfbfbf [2412]" stroked="f" strokeweight="2pt">
                <v:textbox>
                  <w:txbxContent>
                    <w:p w14:paraId="15DB4FE4" w14:textId="77777777" w:rsidR="008E3CA5" w:rsidRPr="006503EB" w:rsidRDefault="008E3CA5" w:rsidP="0083656E">
                      <w:pPr>
                        <w:jc w:val="center"/>
                        <w:rPr>
                          <w:rFonts w:ascii="Century Gothic" w:hAnsi="Century Gothic"/>
                        </w:rPr>
                      </w:pPr>
                      <w:r w:rsidRPr="006503EB">
                        <w:rPr>
                          <w:rFonts w:ascii="Century Gothic" w:hAnsi="Century Gothic"/>
                        </w:rPr>
                        <w:t>C</w:t>
                      </w:r>
                    </w:p>
                  </w:txbxContent>
                </v:textbox>
              </v:oval>
            </w:pict>
          </mc:Fallback>
        </mc:AlternateContent>
      </w:r>
      <w:r w:rsidRPr="0083656E">
        <w:rPr>
          <w:rFonts w:ascii="Century Gothic" w:hAnsi="Century Gothic"/>
          <w:noProof/>
          <w:lang w:eastAsia="en-US"/>
        </w:rPr>
        <mc:AlternateContent>
          <mc:Choice Requires="wps">
            <w:drawing>
              <wp:anchor distT="0" distB="0" distL="114300" distR="114300" simplePos="0" relativeHeight="251802624" behindDoc="0" locked="0" layoutInCell="1" allowOverlap="1" wp14:anchorId="5DEB93C9" wp14:editId="5B356E4A">
                <wp:simplePos x="0" y="0"/>
                <wp:positionH relativeFrom="column">
                  <wp:posOffset>5343525</wp:posOffset>
                </wp:positionH>
                <wp:positionV relativeFrom="paragraph">
                  <wp:posOffset>431800</wp:posOffset>
                </wp:positionV>
                <wp:extent cx="628650" cy="364490"/>
                <wp:effectExtent l="0" t="0" r="0" b="0"/>
                <wp:wrapNone/>
                <wp:docPr id="377" name="Oval 377"/>
                <wp:cNvGraphicFramePr/>
                <a:graphic xmlns:a="http://schemas.openxmlformats.org/drawingml/2006/main">
                  <a:graphicData uri="http://schemas.microsoft.com/office/word/2010/wordprocessingShape">
                    <wps:wsp>
                      <wps:cNvSpPr/>
                      <wps:spPr>
                        <a:xfrm>
                          <a:off x="0" y="0"/>
                          <a:ext cx="628650" cy="36449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7B78C3" w14:textId="77777777" w:rsidR="008E3CA5" w:rsidRPr="006503EB" w:rsidRDefault="008E3CA5" w:rsidP="0083656E">
                            <w:pPr>
                              <w:jc w:val="center"/>
                              <w:rPr>
                                <w:rFonts w:ascii="Century Gothic" w:hAnsi="Century Gothic"/>
                              </w:rPr>
                            </w:pPr>
                            <w:r w:rsidRPr="006503EB">
                              <w:rPr>
                                <w:rFonts w:ascii="Century Gothic" w:hAnsi="Century Gothic"/>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B93C9" id="Oval 377" o:spid="_x0000_s1045" style="position:absolute;left:0;text-align:left;margin-left:420.75pt;margin-top:34pt;width:49.5pt;height:28.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" fillcolor="#bfbfbf [2412]" stroked="f" strokeweight="2pt">
                <v:textbox>
                  <w:txbxContent>
                    <w:p w14:paraId="657B78C3" w14:textId="77777777" w:rsidR="008E3CA5" w:rsidRPr="006503EB" w:rsidRDefault="008E3CA5" w:rsidP="0083656E">
                      <w:pPr>
                        <w:jc w:val="center"/>
                        <w:rPr>
                          <w:rFonts w:ascii="Century Gothic" w:hAnsi="Century Gothic"/>
                        </w:rPr>
                      </w:pPr>
                      <w:r w:rsidRPr="006503EB">
                        <w:rPr>
                          <w:rFonts w:ascii="Century Gothic" w:hAnsi="Century Gothic"/>
                        </w:rPr>
                        <w:t>C</w:t>
                      </w:r>
                    </w:p>
                  </w:txbxContent>
                </v:textbox>
              </v:oval>
            </w:pict>
          </mc:Fallback>
        </mc:AlternateContent>
      </w:r>
      <w:r w:rsidRPr="0083656E">
        <w:rPr>
          <w:rFonts w:ascii="Century Gothic" w:hAnsi="Century Gothic"/>
          <w:noProof/>
          <w:lang w:eastAsia="en-US"/>
        </w:rPr>
        <mc:AlternateContent>
          <mc:Choice Requires="wps">
            <w:drawing>
              <wp:anchor distT="0" distB="0" distL="114300" distR="114300" simplePos="0" relativeHeight="251797504" behindDoc="0" locked="0" layoutInCell="1" allowOverlap="1" wp14:anchorId="2BE57B5C" wp14:editId="2BD4E1C7">
                <wp:simplePos x="0" y="0"/>
                <wp:positionH relativeFrom="column">
                  <wp:posOffset>2557780</wp:posOffset>
                </wp:positionH>
                <wp:positionV relativeFrom="paragraph">
                  <wp:posOffset>474345</wp:posOffset>
                </wp:positionV>
                <wp:extent cx="628650" cy="364490"/>
                <wp:effectExtent l="0" t="0" r="0" b="0"/>
                <wp:wrapNone/>
                <wp:docPr id="373" name="Oval 373"/>
                <wp:cNvGraphicFramePr/>
                <a:graphic xmlns:a="http://schemas.openxmlformats.org/drawingml/2006/main">
                  <a:graphicData uri="http://schemas.microsoft.com/office/word/2010/wordprocessingShape">
                    <wps:wsp>
                      <wps:cNvSpPr/>
                      <wps:spPr>
                        <a:xfrm>
                          <a:off x="0" y="0"/>
                          <a:ext cx="628650" cy="36449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664045" w14:textId="77777777" w:rsidR="008E3CA5" w:rsidRPr="006503EB" w:rsidRDefault="008E3CA5" w:rsidP="0083656E">
                            <w:pPr>
                              <w:jc w:val="center"/>
                              <w:rPr>
                                <w:rFonts w:ascii="Century Gothic" w:hAnsi="Century Gothic"/>
                              </w:rPr>
                            </w:pPr>
                            <w:r w:rsidRPr="006503EB">
                              <w:rPr>
                                <w:rFonts w:ascii="Century Gothic" w:hAnsi="Century Gothic"/>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57B5C" id="Oval 373" o:spid="_x0000_s1046" style="position:absolute;left:0;text-align:left;margin-left:201.4pt;margin-top:37.35pt;width:49.5pt;height:28.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" fillcolor="#bfbfbf [2412]" stroked="f" strokeweight="2pt">
                <v:textbox>
                  <w:txbxContent>
                    <w:p w14:paraId="5E664045" w14:textId="77777777" w:rsidR="008E3CA5" w:rsidRPr="006503EB" w:rsidRDefault="008E3CA5" w:rsidP="0083656E">
                      <w:pPr>
                        <w:jc w:val="center"/>
                        <w:rPr>
                          <w:rFonts w:ascii="Century Gothic" w:hAnsi="Century Gothic"/>
                        </w:rPr>
                      </w:pPr>
                      <w:r w:rsidRPr="006503EB">
                        <w:rPr>
                          <w:rFonts w:ascii="Century Gothic" w:hAnsi="Century Gothic"/>
                        </w:rPr>
                        <w:t>C</w:t>
                      </w:r>
                    </w:p>
                  </w:txbxContent>
                </v:textbox>
              </v:oval>
            </w:pict>
          </mc:Fallback>
        </mc:AlternateContent>
      </w:r>
      <w:r w:rsidRPr="0083656E">
        <w:rPr>
          <w:rFonts w:ascii="Century Gothic" w:hAnsi="Century Gothic"/>
          <w:noProof/>
          <w:lang w:eastAsia="en-US"/>
        </w:rPr>
        <mc:AlternateContent>
          <mc:Choice Requires="wps">
            <w:drawing>
              <wp:anchor distT="0" distB="0" distL="114300" distR="114300" simplePos="0" relativeHeight="251798528" behindDoc="0" locked="0" layoutInCell="1" allowOverlap="1" wp14:anchorId="0CF3288C" wp14:editId="20E6616B">
                <wp:simplePos x="0" y="0"/>
                <wp:positionH relativeFrom="column">
                  <wp:posOffset>3422650</wp:posOffset>
                </wp:positionH>
                <wp:positionV relativeFrom="paragraph">
                  <wp:posOffset>478155</wp:posOffset>
                </wp:positionV>
                <wp:extent cx="628650" cy="364490"/>
                <wp:effectExtent l="0" t="0" r="0" b="0"/>
                <wp:wrapNone/>
                <wp:docPr id="374" name="Oval 374"/>
                <wp:cNvGraphicFramePr/>
                <a:graphic xmlns:a="http://schemas.openxmlformats.org/drawingml/2006/main">
                  <a:graphicData uri="http://schemas.microsoft.com/office/word/2010/wordprocessingShape">
                    <wps:wsp>
                      <wps:cNvSpPr/>
                      <wps:spPr>
                        <a:xfrm>
                          <a:off x="0" y="0"/>
                          <a:ext cx="628650" cy="36449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21707C" w14:textId="77777777" w:rsidR="008E3CA5" w:rsidRPr="006503EB" w:rsidRDefault="008E3CA5" w:rsidP="0083656E">
                            <w:pPr>
                              <w:jc w:val="center"/>
                              <w:rPr>
                                <w:rFonts w:ascii="Century Gothic" w:hAnsi="Century Gothic"/>
                              </w:rPr>
                            </w:pPr>
                            <w:r w:rsidRPr="006503EB">
                              <w:rPr>
                                <w:rFonts w:ascii="Century Gothic" w:hAnsi="Century Gothic"/>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3288C" id="Oval 374" o:spid="_x0000_s1047" style="position:absolute;left:0;text-align:left;margin-left:269.5pt;margin-top:37.65pt;width:49.5pt;height:28.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" fillcolor="#bfbfbf [2412]" stroked="f" strokeweight="2pt">
                <v:textbox>
                  <w:txbxContent>
                    <w:p w14:paraId="4121707C" w14:textId="77777777" w:rsidR="008E3CA5" w:rsidRPr="006503EB" w:rsidRDefault="008E3CA5" w:rsidP="0083656E">
                      <w:pPr>
                        <w:jc w:val="center"/>
                        <w:rPr>
                          <w:rFonts w:ascii="Century Gothic" w:hAnsi="Century Gothic"/>
                        </w:rPr>
                      </w:pPr>
                      <w:r w:rsidRPr="006503EB">
                        <w:rPr>
                          <w:rFonts w:ascii="Century Gothic" w:hAnsi="Century Gothic"/>
                        </w:rPr>
                        <w:t>C</w:t>
                      </w:r>
                    </w:p>
                  </w:txbxContent>
                </v:textbox>
              </v:oval>
            </w:pict>
          </mc:Fallback>
        </mc:AlternateContent>
      </w:r>
      <w:r w:rsidRPr="0083656E">
        <w:rPr>
          <w:rFonts w:ascii="Century Gothic" w:hAnsi="Century Gothic"/>
          <w:noProof/>
          <w:lang w:eastAsia="en-US"/>
        </w:rPr>
        <mc:AlternateContent>
          <mc:Choice Requires="wps">
            <w:drawing>
              <wp:anchor distT="0" distB="0" distL="114300" distR="114300" simplePos="0" relativeHeight="251799552" behindDoc="0" locked="0" layoutInCell="1" allowOverlap="1" wp14:anchorId="7BB688C4" wp14:editId="4133FC58">
                <wp:simplePos x="0" y="0"/>
                <wp:positionH relativeFrom="column">
                  <wp:posOffset>2849245</wp:posOffset>
                </wp:positionH>
                <wp:positionV relativeFrom="paragraph">
                  <wp:posOffset>132080</wp:posOffset>
                </wp:positionV>
                <wp:extent cx="455295" cy="343535"/>
                <wp:effectExtent l="38100" t="0" r="20955" b="56515"/>
                <wp:wrapNone/>
                <wp:docPr id="375" name="Straight Arrow Connector 375"/>
                <wp:cNvGraphicFramePr/>
                <a:graphic xmlns:a="http://schemas.openxmlformats.org/drawingml/2006/main">
                  <a:graphicData uri="http://schemas.microsoft.com/office/word/2010/wordprocessingShape">
                    <wps:wsp>
                      <wps:cNvCnPr/>
                      <wps:spPr>
                        <a:xfrm flipH="1">
                          <a:off x="0" y="0"/>
                          <a:ext cx="455295" cy="343535"/>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5D7E3" id="Straight Arrow Connector 375" o:spid="_x0000_s1026" type="#_x0000_t32" style="position:absolute;margin-left:224.35pt;margin-top:10.4pt;width:35.85pt;height:27.0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" strokecolor="gray [1629]">
                <v:stroke endarrow="block"/>
              </v:shape>
            </w:pict>
          </mc:Fallback>
        </mc:AlternateContent>
      </w:r>
      <w:r w:rsidRPr="0083656E">
        <w:rPr>
          <w:rFonts w:ascii="Century Gothic" w:hAnsi="Century Gothic"/>
          <w:noProof/>
          <w:lang w:eastAsia="en-US"/>
        </w:rPr>
        <mc:AlternateContent>
          <mc:Choice Requires="wps">
            <w:drawing>
              <wp:anchor distT="0" distB="0" distL="114300" distR="114300" simplePos="0" relativeHeight="251800576" behindDoc="0" locked="0" layoutInCell="1" allowOverlap="1" wp14:anchorId="21258904" wp14:editId="026497D6">
                <wp:simplePos x="0" y="0"/>
                <wp:positionH relativeFrom="column">
                  <wp:posOffset>3305601</wp:posOffset>
                </wp:positionH>
                <wp:positionV relativeFrom="paragraph">
                  <wp:posOffset>132139</wp:posOffset>
                </wp:positionV>
                <wp:extent cx="431965" cy="343561"/>
                <wp:effectExtent l="0" t="0" r="63500" b="56515"/>
                <wp:wrapNone/>
                <wp:docPr id="376" name="Straight Arrow Connector 376"/>
                <wp:cNvGraphicFramePr/>
                <a:graphic xmlns:a="http://schemas.openxmlformats.org/drawingml/2006/main">
                  <a:graphicData uri="http://schemas.microsoft.com/office/word/2010/wordprocessingShape">
                    <wps:wsp>
                      <wps:cNvCnPr/>
                      <wps:spPr>
                        <a:xfrm>
                          <a:off x="0" y="0"/>
                          <a:ext cx="431965" cy="343561"/>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19F04" id="Straight Arrow Connector 376" o:spid="_x0000_s1026" type="#_x0000_t32" style="position:absolute;margin-left:260.3pt;margin-top:10.4pt;width:34pt;height:27.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" strokecolor="gray [1629]">
                <v:stroke endarrow="block"/>
              </v:shape>
            </w:pict>
          </mc:Fallback>
        </mc:AlternateContent>
      </w:r>
      <w:r w:rsidRPr="006541C8">
        <w:rPr>
          <w:rFonts w:ascii="Century Gothic" w:hAnsi="Century Gothic"/>
          <w:noProof/>
          <w:lang w:eastAsia="en-US"/>
        </w:rPr>
        <mc:AlternateContent>
          <mc:Choice Requires="wps">
            <w:drawing>
              <wp:anchor distT="0" distB="0" distL="114300" distR="114300" simplePos="0" relativeHeight="251795456" behindDoc="0" locked="0" layoutInCell="1" allowOverlap="1" wp14:anchorId="4459EFF1" wp14:editId="68219461">
                <wp:simplePos x="0" y="0"/>
                <wp:positionH relativeFrom="column">
                  <wp:posOffset>934348</wp:posOffset>
                </wp:positionH>
                <wp:positionV relativeFrom="paragraph">
                  <wp:posOffset>85905</wp:posOffset>
                </wp:positionV>
                <wp:extent cx="431965" cy="343561"/>
                <wp:effectExtent l="0" t="0" r="63500" b="56515"/>
                <wp:wrapNone/>
                <wp:docPr id="372" name="Straight Arrow Connector 372"/>
                <wp:cNvGraphicFramePr/>
                <a:graphic xmlns:a="http://schemas.openxmlformats.org/drawingml/2006/main">
                  <a:graphicData uri="http://schemas.microsoft.com/office/word/2010/wordprocessingShape">
                    <wps:wsp>
                      <wps:cNvCnPr/>
                      <wps:spPr>
                        <a:xfrm>
                          <a:off x="0" y="0"/>
                          <a:ext cx="431965" cy="343561"/>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97104" id="Straight Arrow Connector 372" o:spid="_x0000_s1026" type="#_x0000_t32" style="position:absolute;margin-left:73.55pt;margin-top:6.75pt;width:34pt;height:27.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" strokecolor="gray [1629]">
                <v:stroke endarrow="block"/>
              </v:shape>
            </w:pict>
          </mc:Fallback>
        </mc:AlternateContent>
      </w:r>
      <w:r w:rsidRPr="006541C8">
        <w:rPr>
          <w:rFonts w:ascii="Century Gothic" w:hAnsi="Century Gothic"/>
          <w:noProof/>
          <w:lang w:eastAsia="en-US"/>
        </w:rPr>
        <mc:AlternateContent>
          <mc:Choice Requires="wps">
            <w:drawing>
              <wp:anchor distT="0" distB="0" distL="114300" distR="114300" simplePos="0" relativeHeight="251793408" behindDoc="0" locked="0" layoutInCell="1" allowOverlap="1" wp14:anchorId="4827E7C8" wp14:editId="6B462A73">
                <wp:simplePos x="0" y="0"/>
                <wp:positionH relativeFrom="column">
                  <wp:posOffset>478342</wp:posOffset>
                </wp:positionH>
                <wp:positionV relativeFrom="paragraph">
                  <wp:posOffset>85905</wp:posOffset>
                </wp:positionV>
                <wp:extent cx="455659" cy="343561"/>
                <wp:effectExtent l="38100" t="0" r="20955" b="56515"/>
                <wp:wrapNone/>
                <wp:docPr id="371" name="Straight Arrow Connector 371"/>
                <wp:cNvGraphicFramePr/>
                <a:graphic xmlns:a="http://schemas.openxmlformats.org/drawingml/2006/main">
                  <a:graphicData uri="http://schemas.microsoft.com/office/word/2010/wordprocessingShape">
                    <wps:wsp>
                      <wps:cNvCnPr/>
                      <wps:spPr>
                        <a:xfrm flipH="1">
                          <a:off x="0" y="0"/>
                          <a:ext cx="455659" cy="343561"/>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A981C" id="Straight Arrow Connector 371" o:spid="_x0000_s1026" type="#_x0000_t32" style="position:absolute;margin-left:37.65pt;margin-top:6.75pt;width:35.9pt;height:27.0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" strokecolor="gray [1629]">
                <v:stroke endarrow="block"/>
              </v:shape>
            </w:pict>
          </mc:Fallback>
        </mc:AlternateContent>
      </w:r>
    </w:p>
    <w:p w14:paraId="07BA84BD" w14:textId="7DE1375C" w:rsidR="006541C8" w:rsidRDefault="00827A6C" w:rsidP="004A57B4">
      <w:pPr>
        <w:pStyle w:val="Body"/>
        <w:rPr>
          <w:rFonts w:ascii="Century Gothic" w:hAnsi="Century Gothic"/>
        </w:rPr>
      </w:pPr>
      <w:r w:rsidRPr="006541C8">
        <w:rPr>
          <w:rFonts w:ascii="Century Gothic" w:hAnsi="Century Gothic"/>
          <w:noProof/>
          <w:lang w:eastAsia="en-US"/>
        </w:rPr>
        <mc:AlternateContent>
          <mc:Choice Requires="wps">
            <w:drawing>
              <wp:anchor distT="0" distB="0" distL="114300" distR="114300" simplePos="0" relativeHeight="251791360" behindDoc="0" locked="0" layoutInCell="1" allowOverlap="1" wp14:anchorId="19B02460" wp14:editId="7DD76D1E">
                <wp:simplePos x="0" y="0"/>
                <wp:positionH relativeFrom="column">
                  <wp:posOffset>1051825</wp:posOffset>
                </wp:positionH>
                <wp:positionV relativeFrom="paragraph">
                  <wp:posOffset>200062</wp:posOffset>
                </wp:positionV>
                <wp:extent cx="628650" cy="364490"/>
                <wp:effectExtent l="0" t="0" r="0" b="0"/>
                <wp:wrapNone/>
                <wp:docPr id="370" name="Oval 370"/>
                <wp:cNvGraphicFramePr/>
                <a:graphic xmlns:a="http://schemas.openxmlformats.org/drawingml/2006/main">
                  <a:graphicData uri="http://schemas.microsoft.com/office/word/2010/wordprocessingShape">
                    <wps:wsp>
                      <wps:cNvSpPr/>
                      <wps:spPr>
                        <a:xfrm>
                          <a:off x="0" y="0"/>
                          <a:ext cx="628650" cy="36449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97F861" w14:textId="77777777" w:rsidR="008E3CA5" w:rsidRPr="006503EB" w:rsidRDefault="008E3CA5" w:rsidP="00827A6C">
                            <w:pPr>
                              <w:jc w:val="center"/>
                              <w:rPr>
                                <w:rFonts w:ascii="Century Gothic" w:hAnsi="Century Gothic"/>
                              </w:rPr>
                            </w:pPr>
                            <w:r w:rsidRPr="006503EB">
                              <w:rPr>
                                <w:rFonts w:ascii="Century Gothic" w:hAnsi="Century Gothic"/>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B02460" id="Oval 370" o:spid="_x0000_s1048" style="position:absolute;left:0;text-align:left;margin-left:82.8pt;margin-top:15.75pt;width:49.5pt;height:28.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" fillcolor="#bfbfbf [2412]" stroked="f" strokeweight="2pt">
                <v:textbox>
                  <w:txbxContent>
                    <w:p w14:paraId="5297F861" w14:textId="77777777" w:rsidR="008E3CA5" w:rsidRPr="006503EB" w:rsidRDefault="008E3CA5" w:rsidP="00827A6C">
                      <w:pPr>
                        <w:jc w:val="center"/>
                        <w:rPr>
                          <w:rFonts w:ascii="Century Gothic" w:hAnsi="Century Gothic"/>
                        </w:rPr>
                      </w:pPr>
                      <w:r w:rsidRPr="006503EB">
                        <w:rPr>
                          <w:rFonts w:ascii="Century Gothic" w:hAnsi="Century Gothic"/>
                        </w:rPr>
                        <w:t>C</w:t>
                      </w:r>
                    </w:p>
                  </w:txbxContent>
                </v:textbox>
              </v:oval>
            </w:pict>
          </mc:Fallback>
        </mc:AlternateContent>
      </w:r>
      <w:r w:rsidRPr="006541C8">
        <w:rPr>
          <w:rFonts w:ascii="Century Gothic" w:hAnsi="Century Gothic"/>
          <w:noProof/>
          <w:lang w:eastAsia="en-US"/>
        </w:rPr>
        <mc:AlternateContent>
          <mc:Choice Requires="wps">
            <w:drawing>
              <wp:anchor distT="0" distB="0" distL="114300" distR="114300" simplePos="0" relativeHeight="251789312" behindDoc="0" locked="0" layoutInCell="1" allowOverlap="1" wp14:anchorId="1ECDFF5B" wp14:editId="4C82151A">
                <wp:simplePos x="0" y="0"/>
                <wp:positionH relativeFrom="column">
                  <wp:posOffset>187064</wp:posOffset>
                </wp:positionH>
                <wp:positionV relativeFrom="paragraph">
                  <wp:posOffset>196394</wp:posOffset>
                </wp:positionV>
                <wp:extent cx="628650" cy="364490"/>
                <wp:effectExtent l="0" t="0" r="0" b="0"/>
                <wp:wrapNone/>
                <wp:docPr id="369" name="Oval 369"/>
                <wp:cNvGraphicFramePr/>
                <a:graphic xmlns:a="http://schemas.openxmlformats.org/drawingml/2006/main">
                  <a:graphicData uri="http://schemas.microsoft.com/office/word/2010/wordprocessingShape">
                    <wps:wsp>
                      <wps:cNvSpPr/>
                      <wps:spPr>
                        <a:xfrm>
                          <a:off x="0" y="0"/>
                          <a:ext cx="628650" cy="36449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73FB7" w14:textId="77777777" w:rsidR="008E3CA5" w:rsidRPr="006503EB" w:rsidRDefault="008E3CA5" w:rsidP="00827A6C">
                            <w:pPr>
                              <w:jc w:val="center"/>
                              <w:rPr>
                                <w:rFonts w:ascii="Century Gothic" w:hAnsi="Century Gothic"/>
                              </w:rPr>
                            </w:pPr>
                            <w:r w:rsidRPr="006503EB">
                              <w:rPr>
                                <w:rFonts w:ascii="Century Gothic" w:hAnsi="Century Gothic"/>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DFF5B" id="Oval 369" o:spid="_x0000_s1049" style="position:absolute;left:0;text-align:left;margin-left:14.75pt;margin-top:15.45pt;width:49.5pt;height:28.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" fillcolor="#bfbfbf [2412]" stroked="f" strokeweight="2pt">
                <v:textbox>
                  <w:txbxContent>
                    <w:p w14:paraId="72273FB7" w14:textId="77777777" w:rsidR="008E3CA5" w:rsidRPr="006503EB" w:rsidRDefault="008E3CA5" w:rsidP="00827A6C">
                      <w:pPr>
                        <w:jc w:val="center"/>
                        <w:rPr>
                          <w:rFonts w:ascii="Century Gothic" w:hAnsi="Century Gothic"/>
                        </w:rPr>
                      </w:pPr>
                      <w:r w:rsidRPr="006503EB">
                        <w:rPr>
                          <w:rFonts w:ascii="Century Gothic" w:hAnsi="Century Gothic"/>
                        </w:rPr>
                        <w:t>C</w:t>
                      </w:r>
                    </w:p>
                  </w:txbxContent>
                </v:textbox>
              </v:oval>
            </w:pict>
          </mc:Fallback>
        </mc:AlternateContent>
      </w:r>
    </w:p>
    <w:p w14:paraId="7A3B50C3" w14:textId="42FDCF3A" w:rsidR="00827A6C" w:rsidRDefault="00827A6C" w:rsidP="004A57B4">
      <w:pPr>
        <w:pStyle w:val="Body"/>
        <w:rPr>
          <w:rFonts w:ascii="Century Gothic" w:hAnsi="Century Gothic"/>
        </w:rPr>
      </w:pPr>
    </w:p>
    <w:p w14:paraId="3411F1BD" w14:textId="36D2D1C5" w:rsidR="00827A6C" w:rsidRDefault="00827A6C" w:rsidP="004A57B4">
      <w:pPr>
        <w:pStyle w:val="Body"/>
        <w:rPr>
          <w:rFonts w:ascii="Century Gothic" w:hAnsi="Century Gothic"/>
        </w:rPr>
      </w:pPr>
    </w:p>
    <w:p w14:paraId="50C63EC5" w14:textId="361E0633" w:rsidR="00827A6C" w:rsidRDefault="00827A6C" w:rsidP="004A57B4">
      <w:pPr>
        <w:pStyle w:val="Body"/>
        <w:rPr>
          <w:rFonts w:ascii="Century Gothic" w:hAnsi="Century Gothic"/>
        </w:rPr>
      </w:pPr>
    </w:p>
    <w:p w14:paraId="38E09763" w14:textId="573C50A9" w:rsidR="00702A4E" w:rsidRDefault="00702A4E" w:rsidP="004A57B4">
      <w:pPr>
        <w:pStyle w:val="Body"/>
        <w:rPr>
          <w:rFonts w:ascii="Century Gothic" w:hAnsi="Century Gothic"/>
        </w:rPr>
      </w:pPr>
    </w:p>
    <w:p w14:paraId="3FEF4A1F" w14:textId="7C567B7A" w:rsidR="00702A4E" w:rsidRDefault="00702A4E" w:rsidP="004A57B4">
      <w:pPr>
        <w:pStyle w:val="Body"/>
        <w:rPr>
          <w:rFonts w:ascii="Century Gothic" w:hAnsi="Century Gothic"/>
          <w:b/>
          <w:u w:val="single"/>
        </w:rPr>
      </w:pPr>
      <w:r>
        <w:rPr>
          <w:rFonts w:ascii="Century Gothic" w:hAnsi="Century Gothic"/>
          <w:b/>
          <w:u w:val="single"/>
        </w:rPr>
        <w:t>AB Series</w:t>
      </w:r>
    </w:p>
    <w:p w14:paraId="43B84484" w14:textId="77777777" w:rsidR="00197482" w:rsidRDefault="00197482" w:rsidP="004A57B4">
      <w:pPr>
        <w:pStyle w:val="Body"/>
        <w:rPr>
          <w:rFonts w:ascii="Century Gothic" w:hAnsi="Century Gothic"/>
        </w:rPr>
      </w:pPr>
    </w:p>
    <w:p w14:paraId="1CCC00D1" w14:textId="41751520" w:rsidR="00702A4E" w:rsidRDefault="00702A4E" w:rsidP="004A57B4">
      <w:pPr>
        <w:pStyle w:val="Body"/>
        <w:rPr>
          <w:rFonts w:ascii="Century Gothic" w:hAnsi="Century Gothic"/>
        </w:rPr>
      </w:pPr>
      <w:r w:rsidRPr="00702A4E">
        <w:rPr>
          <w:rFonts w:ascii="Century Gothic" w:hAnsi="Century Gothic"/>
          <w:noProof/>
          <w:lang w:eastAsia="en-US"/>
        </w:rPr>
        <mc:AlternateContent>
          <mc:Choice Requires="wps">
            <w:drawing>
              <wp:anchor distT="0" distB="0" distL="114300" distR="114300" simplePos="0" relativeHeight="251813888" behindDoc="0" locked="0" layoutInCell="1" allowOverlap="1" wp14:anchorId="18D155EE" wp14:editId="3570745E">
                <wp:simplePos x="0" y="0"/>
                <wp:positionH relativeFrom="column">
                  <wp:posOffset>2737104</wp:posOffset>
                </wp:positionH>
                <wp:positionV relativeFrom="paragraph">
                  <wp:posOffset>88430</wp:posOffset>
                </wp:positionV>
                <wp:extent cx="1300245" cy="644837"/>
                <wp:effectExtent l="0" t="0" r="0" b="3175"/>
                <wp:wrapNone/>
                <wp:docPr id="383" name="Oval 383"/>
                <wp:cNvGraphicFramePr/>
                <a:graphic xmlns:a="http://schemas.openxmlformats.org/drawingml/2006/main">
                  <a:graphicData uri="http://schemas.microsoft.com/office/word/2010/wordprocessingShape">
                    <wps:wsp>
                      <wps:cNvSpPr/>
                      <wps:spPr>
                        <a:xfrm>
                          <a:off x="0" y="0"/>
                          <a:ext cx="1300245" cy="644837"/>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90441" w14:textId="40864B03" w:rsidR="008E3CA5" w:rsidRPr="006503EB" w:rsidRDefault="008E3CA5" w:rsidP="00702A4E">
                            <w:pPr>
                              <w:jc w:val="center"/>
                              <w:rPr>
                                <w:rFonts w:ascii="Century Gothic" w:hAnsi="Century Gothic"/>
                              </w:rPr>
                            </w:pPr>
                            <w:r>
                              <w:rPr>
                                <w:rFonts w:ascii="Century Gothic" w:hAnsi="Century Gothic"/>
                              </w:rPr>
                              <w:t>AB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155EE" id="Oval 383" o:spid="_x0000_s1050" style="position:absolute;left:0;text-align:left;margin-left:215.5pt;margin-top:6.95pt;width:102.4pt;height:50.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" fillcolor="#bfbfbf [2412]" stroked="f" strokeweight="2pt">
                <v:textbox>
                  <w:txbxContent>
                    <w:p w14:paraId="12390441" w14:textId="40864B03" w:rsidR="008E3CA5" w:rsidRPr="006503EB" w:rsidRDefault="008E3CA5" w:rsidP="00702A4E">
                      <w:pPr>
                        <w:jc w:val="center"/>
                        <w:rPr>
                          <w:rFonts w:ascii="Century Gothic" w:hAnsi="Century Gothic"/>
                        </w:rPr>
                      </w:pPr>
                      <w:r>
                        <w:rPr>
                          <w:rFonts w:ascii="Century Gothic" w:hAnsi="Century Gothic"/>
                        </w:rPr>
                        <w:t>AB Series</w:t>
                      </w:r>
                    </w:p>
                  </w:txbxContent>
                </v:textbox>
              </v:oval>
            </w:pict>
          </mc:Fallback>
        </mc:AlternateContent>
      </w:r>
    </w:p>
    <w:p w14:paraId="3CCFFD66" w14:textId="330B36F5" w:rsidR="00702A4E" w:rsidRPr="00702A4E" w:rsidRDefault="00702A4E" w:rsidP="004A57B4">
      <w:pPr>
        <w:pStyle w:val="Body"/>
        <w:rPr>
          <w:rFonts w:ascii="Century Gothic" w:hAnsi="Century Gothic"/>
        </w:rPr>
      </w:pPr>
    </w:p>
    <w:p w14:paraId="259D6A73" w14:textId="2B6A854B" w:rsidR="00827A6C" w:rsidRDefault="00827A6C" w:rsidP="004A57B4">
      <w:pPr>
        <w:pStyle w:val="Body"/>
        <w:rPr>
          <w:rFonts w:ascii="Century Gothic" w:hAnsi="Century Gothic"/>
        </w:rPr>
      </w:pPr>
    </w:p>
    <w:p w14:paraId="302C8764" w14:textId="7758ACEE" w:rsidR="00702A4E" w:rsidRDefault="00702A4E" w:rsidP="004A57B4">
      <w:pPr>
        <w:pStyle w:val="Body"/>
        <w:rPr>
          <w:rFonts w:ascii="Century Gothic" w:hAnsi="Century Gothic"/>
        </w:rPr>
      </w:pPr>
      <w:r w:rsidRPr="00702A4E">
        <w:rPr>
          <w:rFonts w:ascii="Century Gothic" w:hAnsi="Century Gothic"/>
          <w:noProof/>
          <w:lang w:eastAsia="en-US"/>
        </w:rPr>
        <mc:AlternateContent>
          <mc:Choice Requires="wps">
            <w:drawing>
              <wp:anchor distT="0" distB="0" distL="114300" distR="114300" simplePos="0" relativeHeight="251815936" behindDoc="0" locked="0" layoutInCell="1" allowOverlap="1" wp14:anchorId="3F68427E" wp14:editId="362CFF88">
                <wp:simplePos x="0" y="0"/>
                <wp:positionH relativeFrom="column">
                  <wp:posOffset>3278089</wp:posOffset>
                </wp:positionH>
                <wp:positionV relativeFrom="paragraph">
                  <wp:posOffset>29100</wp:posOffset>
                </wp:positionV>
                <wp:extent cx="1645399" cy="803403"/>
                <wp:effectExtent l="0" t="0" r="69215" b="53975"/>
                <wp:wrapNone/>
                <wp:docPr id="193" name="Straight Arrow Connector 193"/>
                <wp:cNvGraphicFramePr/>
                <a:graphic xmlns:a="http://schemas.openxmlformats.org/drawingml/2006/main">
                  <a:graphicData uri="http://schemas.microsoft.com/office/word/2010/wordprocessingShape">
                    <wps:wsp>
                      <wps:cNvCnPr/>
                      <wps:spPr>
                        <a:xfrm>
                          <a:off x="0" y="0"/>
                          <a:ext cx="1645399" cy="803403"/>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8851F" id="Straight Arrow Connector 193" o:spid="_x0000_s1026" type="#_x0000_t32" style="position:absolute;margin-left:258.1pt;margin-top:2.3pt;width:129.55pt;height:63.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" strokecolor="gray [1629]">
                <v:stroke endarrow="block"/>
              </v:shape>
            </w:pict>
          </mc:Fallback>
        </mc:AlternateContent>
      </w:r>
      <w:r w:rsidRPr="00702A4E">
        <w:rPr>
          <w:rFonts w:ascii="Century Gothic" w:hAnsi="Century Gothic"/>
          <w:noProof/>
          <w:lang w:eastAsia="en-US"/>
        </w:rPr>
        <mc:AlternateContent>
          <mc:Choice Requires="wps">
            <w:drawing>
              <wp:anchor distT="0" distB="0" distL="114300" distR="114300" simplePos="0" relativeHeight="251816960" behindDoc="0" locked="0" layoutInCell="1" allowOverlap="1" wp14:anchorId="28D572CC" wp14:editId="7753E5E3">
                <wp:simplePos x="0" y="0"/>
                <wp:positionH relativeFrom="column">
                  <wp:posOffset>1426845</wp:posOffset>
                </wp:positionH>
                <wp:positionV relativeFrom="paragraph">
                  <wp:posOffset>867410</wp:posOffset>
                </wp:positionV>
                <wp:extent cx="628650" cy="364490"/>
                <wp:effectExtent l="0" t="0" r="0" b="0"/>
                <wp:wrapNone/>
                <wp:docPr id="194" name="Oval 194"/>
                <wp:cNvGraphicFramePr/>
                <a:graphic xmlns:a="http://schemas.openxmlformats.org/drawingml/2006/main">
                  <a:graphicData uri="http://schemas.microsoft.com/office/word/2010/wordprocessingShape">
                    <wps:wsp>
                      <wps:cNvSpPr/>
                      <wps:spPr>
                        <a:xfrm>
                          <a:off x="0" y="0"/>
                          <a:ext cx="628650" cy="36449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33C3D4" w14:textId="77777777" w:rsidR="008E3CA5" w:rsidRPr="006503EB" w:rsidRDefault="008E3CA5" w:rsidP="00702A4E">
                            <w:pPr>
                              <w:jc w:val="center"/>
                              <w:rPr>
                                <w:rFonts w:ascii="Century Gothic" w:hAnsi="Century Gothic"/>
                              </w:rPr>
                            </w:pPr>
                            <w:r w:rsidRPr="006503EB">
                              <w:rPr>
                                <w:rFonts w:ascii="Century Gothic" w:hAnsi="Century Gothic"/>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572CC" id="Oval 194" o:spid="_x0000_s1051" style="position:absolute;left:0;text-align:left;margin-left:112.35pt;margin-top:68.3pt;width:49.5pt;height:28.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" fillcolor="#bfbfbf [2412]" stroked="f" strokeweight="2pt">
                <v:textbox>
                  <w:txbxContent>
                    <w:p w14:paraId="2B33C3D4" w14:textId="77777777" w:rsidR="008E3CA5" w:rsidRPr="006503EB" w:rsidRDefault="008E3CA5" w:rsidP="00702A4E">
                      <w:pPr>
                        <w:jc w:val="center"/>
                        <w:rPr>
                          <w:rFonts w:ascii="Century Gothic" w:hAnsi="Century Gothic"/>
                        </w:rPr>
                      </w:pPr>
                      <w:r w:rsidRPr="006503EB">
                        <w:rPr>
                          <w:rFonts w:ascii="Century Gothic" w:hAnsi="Century Gothic"/>
                        </w:rPr>
                        <w:t>C</w:t>
                      </w:r>
                    </w:p>
                  </w:txbxContent>
                </v:textbox>
              </v:oval>
            </w:pict>
          </mc:Fallback>
        </mc:AlternateContent>
      </w:r>
      <w:r w:rsidRPr="00702A4E">
        <w:rPr>
          <w:rFonts w:ascii="Century Gothic" w:hAnsi="Century Gothic"/>
          <w:noProof/>
          <w:lang w:eastAsia="en-US"/>
        </w:rPr>
        <mc:AlternateContent>
          <mc:Choice Requires="wps">
            <w:drawing>
              <wp:anchor distT="0" distB="0" distL="114300" distR="114300" simplePos="0" relativeHeight="251814912" behindDoc="0" locked="0" layoutInCell="1" allowOverlap="1" wp14:anchorId="1F1FF2AB" wp14:editId="68A71B5D">
                <wp:simplePos x="0" y="0"/>
                <wp:positionH relativeFrom="column">
                  <wp:posOffset>1913509</wp:posOffset>
                </wp:positionH>
                <wp:positionV relativeFrom="paragraph">
                  <wp:posOffset>27470</wp:posOffset>
                </wp:positionV>
                <wp:extent cx="1363209" cy="877401"/>
                <wp:effectExtent l="38100" t="0" r="27940" b="56515"/>
                <wp:wrapNone/>
                <wp:docPr id="192" name="Straight Arrow Connector 192"/>
                <wp:cNvGraphicFramePr/>
                <a:graphic xmlns:a="http://schemas.openxmlformats.org/drawingml/2006/main">
                  <a:graphicData uri="http://schemas.microsoft.com/office/word/2010/wordprocessingShape">
                    <wps:wsp>
                      <wps:cNvCnPr/>
                      <wps:spPr>
                        <a:xfrm flipH="1">
                          <a:off x="0" y="0"/>
                          <a:ext cx="1363209" cy="877401"/>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62223" id="Straight Arrow Connector 192" o:spid="_x0000_s1026" type="#_x0000_t32" style="position:absolute;margin-left:150.65pt;margin-top:2.15pt;width:107.35pt;height:69.1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" strokecolor="gray [1629]">
                <v:stroke endarrow="block"/>
              </v:shape>
            </w:pict>
          </mc:Fallback>
        </mc:AlternateContent>
      </w:r>
    </w:p>
    <w:p w14:paraId="0044AF6E" w14:textId="5EF41004" w:rsidR="00702A4E" w:rsidRDefault="00702A4E" w:rsidP="004A57B4">
      <w:pPr>
        <w:pStyle w:val="Body"/>
        <w:rPr>
          <w:rFonts w:ascii="Century Gothic" w:hAnsi="Century Gothic"/>
        </w:rPr>
      </w:pPr>
    </w:p>
    <w:p w14:paraId="541750EE" w14:textId="7A4628F7" w:rsidR="00702A4E" w:rsidRDefault="00702A4E" w:rsidP="004A57B4">
      <w:pPr>
        <w:pStyle w:val="Body"/>
        <w:rPr>
          <w:rFonts w:ascii="Century Gothic" w:hAnsi="Century Gothic"/>
        </w:rPr>
      </w:pPr>
    </w:p>
    <w:p w14:paraId="709E8915" w14:textId="596784FD" w:rsidR="00702A4E" w:rsidRDefault="00702A4E" w:rsidP="004A57B4">
      <w:pPr>
        <w:pStyle w:val="Body"/>
        <w:rPr>
          <w:rFonts w:ascii="Century Gothic" w:hAnsi="Century Gothic"/>
        </w:rPr>
      </w:pPr>
      <w:r w:rsidRPr="00702A4E">
        <w:rPr>
          <w:rFonts w:ascii="Century Gothic" w:hAnsi="Century Gothic"/>
          <w:noProof/>
          <w:lang w:eastAsia="en-US"/>
        </w:rPr>
        <mc:AlternateContent>
          <mc:Choice Requires="wps">
            <w:drawing>
              <wp:anchor distT="0" distB="0" distL="114300" distR="114300" simplePos="0" relativeHeight="251817984" behindDoc="0" locked="0" layoutInCell="1" allowOverlap="1" wp14:anchorId="1D9CA855" wp14:editId="7FC9F476">
                <wp:simplePos x="0" y="0"/>
                <wp:positionH relativeFrom="column">
                  <wp:posOffset>4644710</wp:posOffset>
                </wp:positionH>
                <wp:positionV relativeFrom="paragraph">
                  <wp:posOffset>143393</wp:posOffset>
                </wp:positionV>
                <wp:extent cx="628650" cy="364490"/>
                <wp:effectExtent l="0" t="0" r="0" b="0"/>
                <wp:wrapNone/>
                <wp:docPr id="195" name="Oval 195"/>
                <wp:cNvGraphicFramePr/>
                <a:graphic xmlns:a="http://schemas.openxmlformats.org/drawingml/2006/main">
                  <a:graphicData uri="http://schemas.microsoft.com/office/word/2010/wordprocessingShape">
                    <wps:wsp>
                      <wps:cNvSpPr/>
                      <wps:spPr>
                        <a:xfrm>
                          <a:off x="0" y="0"/>
                          <a:ext cx="628650" cy="36449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BA5805" w14:textId="77777777" w:rsidR="008E3CA5" w:rsidRPr="006503EB" w:rsidRDefault="008E3CA5" w:rsidP="00702A4E">
                            <w:pPr>
                              <w:jc w:val="center"/>
                              <w:rPr>
                                <w:rFonts w:ascii="Century Gothic" w:hAnsi="Century Gothic"/>
                              </w:rPr>
                            </w:pPr>
                            <w:r w:rsidRPr="006503EB">
                              <w:rPr>
                                <w:rFonts w:ascii="Century Gothic" w:hAnsi="Century Gothic"/>
                              </w:rP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9CA855" id="Oval 195" o:spid="_x0000_s1052" style="position:absolute;left:0;text-align:left;margin-left:365.75pt;margin-top:11.3pt;width:49.5pt;height:28.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" fillcolor="#bfbfbf [2412]" stroked="f" strokeweight="2pt">
                <v:textbox>
                  <w:txbxContent>
                    <w:p w14:paraId="37BA5805" w14:textId="77777777" w:rsidR="008E3CA5" w:rsidRPr="006503EB" w:rsidRDefault="008E3CA5" w:rsidP="00702A4E">
                      <w:pPr>
                        <w:jc w:val="center"/>
                        <w:rPr>
                          <w:rFonts w:ascii="Century Gothic" w:hAnsi="Century Gothic"/>
                        </w:rPr>
                      </w:pPr>
                      <w:r w:rsidRPr="006503EB">
                        <w:rPr>
                          <w:rFonts w:ascii="Century Gothic" w:hAnsi="Century Gothic"/>
                        </w:rPr>
                        <w:t>CV</w:t>
                      </w:r>
                    </w:p>
                  </w:txbxContent>
                </v:textbox>
              </v:oval>
            </w:pict>
          </mc:Fallback>
        </mc:AlternateContent>
      </w:r>
    </w:p>
    <w:p w14:paraId="2F2477E4" w14:textId="7997F26B" w:rsidR="00702A4E" w:rsidRDefault="00702A4E" w:rsidP="004A57B4">
      <w:pPr>
        <w:pStyle w:val="Body"/>
        <w:rPr>
          <w:rFonts w:ascii="Century Gothic" w:hAnsi="Century Gothic"/>
        </w:rPr>
      </w:pPr>
    </w:p>
    <w:p w14:paraId="4743BE7E" w14:textId="2A626D52" w:rsidR="00702A4E" w:rsidRDefault="00702A4E" w:rsidP="004A57B4">
      <w:pPr>
        <w:pStyle w:val="Body"/>
        <w:rPr>
          <w:rFonts w:ascii="Century Gothic" w:hAnsi="Century Gothic"/>
        </w:rPr>
      </w:pPr>
    </w:p>
    <w:p w14:paraId="0BDA438E" w14:textId="0F295845" w:rsidR="00197482" w:rsidRDefault="00197482" w:rsidP="00197482">
      <w:pPr>
        <w:pStyle w:val="Body"/>
        <w:rPr>
          <w:rFonts w:ascii="Century Gothic" w:hAnsi="Century Gothic"/>
        </w:rPr>
      </w:pPr>
    </w:p>
    <w:p w14:paraId="402BFA27" w14:textId="77777777" w:rsidR="00197482" w:rsidRDefault="00197482" w:rsidP="00197482">
      <w:pPr>
        <w:pStyle w:val="Body"/>
        <w:rPr>
          <w:rFonts w:ascii="Century Gothic" w:hAnsi="Century Gothic"/>
        </w:rPr>
      </w:pPr>
    </w:p>
    <w:p w14:paraId="73D2A087" w14:textId="1848C20E" w:rsidR="00197482" w:rsidRDefault="00197482" w:rsidP="00197482">
      <w:pPr>
        <w:pStyle w:val="Body"/>
        <w:rPr>
          <w:rFonts w:ascii="Century Gothic" w:hAnsi="Century Gothic"/>
        </w:rPr>
      </w:pPr>
      <w:r>
        <w:rPr>
          <w:rFonts w:ascii="Century Gothic" w:hAnsi="Century Gothic"/>
        </w:rPr>
        <w:t>C variant is further classified into high-pressure variant where the sum pressure is available.</w:t>
      </w:r>
    </w:p>
    <w:p w14:paraId="1429D742" w14:textId="77777777" w:rsidR="00197482" w:rsidRDefault="00197482" w:rsidP="00197482">
      <w:pPr>
        <w:pStyle w:val="Body"/>
        <w:rPr>
          <w:rFonts w:ascii="Century Gothic" w:hAnsi="Century Gothic"/>
        </w:rPr>
      </w:pPr>
    </w:p>
    <w:p w14:paraId="726557B9" w14:textId="216F91C6" w:rsidR="00197482" w:rsidRDefault="00197482" w:rsidP="00197482">
      <w:pPr>
        <w:pStyle w:val="Body"/>
        <w:rPr>
          <w:rFonts w:ascii="Century Gothic" w:hAnsi="Century Gothic"/>
        </w:rPr>
      </w:pPr>
      <w:r>
        <w:rPr>
          <w:rFonts w:ascii="Century Gothic" w:hAnsi="Century Gothic"/>
        </w:rPr>
        <w:t>Similarly, the VFD variant is also further classified based on weather winding temperature is available (CV20) or not available (CV40).</w:t>
      </w:r>
    </w:p>
    <w:p w14:paraId="50381F49" w14:textId="141522DE" w:rsidR="0002586E" w:rsidRDefault="0002586E" w:rsidP="00197482">
      <w:pPr>
        <w:pStyle w:val="Body"/>
        <w:rPr>
          <w:rFonts w:ascii="Century Gothic" w:hAnsi="Century Gothic"/>
        </w:rPr>
      </w:pPr>
    </w:p>
    <w:p w14:paraId="09E74EFB" w14:textId="09CDACBB" w:rsidR="0002586E" w:rsidRDefault="0002586E" w:rsidP="00197482">
      <w:pPr>
        <w:pStyle w:val="Body"/>
        <w:rPr>
          <w:rFonts w:ascii="Century Gothic" w:hAnsi="Century Gothic"/>
        </w:rPr>
      </w:pPr>
    </w:p>
    <w:p w14:paraId="32684898" w14:textId="77777777" w:rsidR="0002586E" w:rsidRDefault="0002586E" w:rsidP="00197482">
      <w:pPr>
        <w:pStyle w:val="Body"/>
        <w:rPr>
          <w:rFonts w:ascii="Century Gothic" w:hAnsi="Century Gothic"/>
        </w:rPr>
      </w:pPr>
    </w:p>
    <w:p w14:paraId="1D08AFBE" w14:textId="7E2C8A2A" w:rsidR="00702A4E" w:rsidRDefault="00702A4E" w:rsidP="004A57B4">
      <w:pPr>
        <w:pStyle w:val="Body"/>
        <w:rPr>
          <w:rFonts w:ascii="Century Gothic" w:hAnsi="Century Gothic"/>
        </w:rPr>
      </w:pPr>
    </w:p>
    <w:p w14:paraId="11D3A646" w14:textId="102CD650" w:rsidR="00197482" w:rsidRDefault="00197482" w:rsidP="004A57B4">
      <w:pPr>
        <w:pStyle w:val="Body"/>
        <w:rPr>
          <w:rFonts w:ascii="Century Gothic" w:hAnsi="Century Gothic"/>
        </w:rPr>
      </w:pPr>
      <w:r w:rsidRPr="00197482">
        <w:rPr>
          <w:rFonts w:ascii="Century Gothic" w:hAnsi="Century Gothic"/>
          <w:noProof/>
          <w:lang w:eastAsia="en-US"/>
        </w:rPr>
        <w:lastRenderedPageBreak/>
        <mc:AlternateContent>
          <mc:Choice Requires="wps">
            <w:drawing>
              <wp:anchor distT="0" distB="0" distL="114300" distR="114300" simplePos="0" relativeHeight="251820032" behindDoc="0" locked="0" layoutInCell="1" allowOverlap="1" wp14:anchorId="5C68AE3B" wp14:editId="01B43CE5">
                <wp:simplePos x="0" y="0"/>
                <wp:positionH relativeFrom="column">
                  <wp:posOffset>892810</wp:posOffset>
                </wp:positionH>
                <wp:positionV relativeFrom="paragraph">
                  <wp:posOffset>0</wp:posOffset>
                </wp:positionV>
                <wp:extent cx="1009540" cy="396416"/>
                <wp:effectExtent l="0" t="0" r="635" b="3810"/>
                <wp:wrapNone/>
                <wp:docPr id="206" name="Oval 206"/>
                <wp:cNvGraphicFramePr/>
                <a:graphic xmlns:a="http://schemas.openxmlformats.org/drawingml/2006/main">
                  <a:graphicData uri="http://schemas.microsoft.com/office/word/2010/wordprocessingShape">
                    <wps:wsp>
                      <wps:cNvSpPr/>
                      <wps:spPr>
                        <a:xfrm>
                          <a:off x="0" y="0"/>
                          <a:ext cx="1009540" cy="396416"/>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33C9AF" w14:textId="3F38C970" w:rsidR="008E3CA5" w:rsidRPr="00197482" w:rsidRDefault="008E3CA5" w:rsidP="00197482">
                            <w:pPr>
                              <w:jc w:val="center"/>
                              <w:rPr>
                                <w:rFonts w:ascii="Century Gothic" w:hAnsi="Century Gothic"/>
                                <w:sz w:val="14"/>
                              </w:rPr>
                            </w:pPr>
                            <w:r w:rsidRPr="00197482">
                              <w:rPr>
                                <w:rFonts w:ascii="Century Gothic" w:hAnsi="Century Gothic"/>
                                <w:sz w:val="14"/>
                              </w:rPr>
                              <w:t>AB Series-C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8AE3B" id="Oval 206" o:spid="_x0000_s1053" style="position:absolute;left:0;text-align:left;margin-left:70.3pt;margin-top:0;width:79.5pt;height:31.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" fillcolor="#bfbfbf [2412]" stroked="f" strokeweight="2pt">
                <v:textbox>
                  <w:txbxContent>
                    <w:p w14:paraId="2433C9AF" w14:textId="3F38C970" w:rsidR="008E3CA5" w:rsidRPr="00197482" w:rsidRDefault="008E3CA5" w:rsidP="00197482">
                      <w:pPr>
                        <w:jc w:val="center"/>
                        <w:rPr>
                          <w:rFonts w:ascii="Century Gothic" w:hAnsi="Century Gothic"/>
                          <w:sz w:val="14"/>
                        </w:rPr>
                      </w:pPr>
                      <w:r w:rsidRPr="00197482">
                        <w:rPr>
                          <w:rFonts w:ascii="Century Gothic" w:hAnsi="Century Gothic"/>
                          <w:sz w:val="14"/>
                        </w:rPr>
                        <w:t>AB Series-C</w:t>
                      </w:r>
                    </w:p>
                  </w:txbxContent>
                </v:textbox>
              </v:oval>
            </w:pict>
          </mc:Fallback>
        </mc:AlternateContent>
      </w:r>
      <w:r w:rsidRPr="00197482">
        <w:rPr>
          <w:rFonts w:ascii="Century Gothic" w:hAnsi="Century Gothic"/>
          <w:noProof/>
          <w:lang w:eastAsia="en-US"/>
        </w:rPr>
        <mc:AlternateContent>
          <mc:Choice Requires="wps">
            <w:drawing>
              <wp:anchor distT="0" distB="0" distL="114300" distR="114300" simplePos="0" relativeHeight="251825152" behindDoc="0" locked="0" layoutInCell="1" allowOverlap="1" wp14:anchorId="042D2085" wp14:editId="7A90D190">
                <wp:simplePos x="0" y="0"/>
                <wp:positionH relativeFrom="column">
                  <wp:posOffset>4552950</wp:posOffset>
                </wp:positionH>
                <wp:positionV relativeFrom="paragraph">
                  <wp:posOffset>13970</wp:posOffset>
                </wp:positionV>
                <wp:extent cx="1009540" cy="396416"/>
                <wp:effectExtent l="0" t="0" r="635" b="3810"/>
                <wp:wrapNone/>
                <wp:docPr id="211" name="Oval 211"/>
                <wp:cNvGraphicFramePr/>
                <a:graphic xmlns:a="http://schemas.openxmlformats.org/drawingml/2006/main">
                  <a:graphicData uri="http://schemas.microsoft.com/office/word/2010/wordprocessingShape">
                    <wps:wsp>
                      <wps:cNvSpPr/>
                      <wps:spPr>
                        <a:xfrm>
                          <a:off x="0" y="0"/>
                          <a:ext cx="1009540" cy="396416"/>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9F76CC" w14:textId="77777777" w:rsidR="008E3CA5" w:rsidRPr="00883C43" w:rsidRDefault="008E3CA5" w:rsidP="00197482">
                            <w:pPr>
                              <w:jc w:val="center"/>
                              <w:rPr>
                                <w:rFonts w:ascii="Century Gothic" w:hAnsi="Century Gothic"/>
                                <w:sz w:val="16"/>
                              </w:rPr>
                            </w:pPr>
                            <w:r>
                              <w:rPr>
                                <w:rFonts w:ascii="Century Gothic" w:hAnsi="Century Gothic"/>
                                <w:sz w:val="1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D2085" id="Oval 211" o:spid="_x0000_s1054" style="position:absolute;left:0;text-align:left;margin-left:358.5pt;margin-top:1.1pt;width:79.5pt;height:31.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" fillcolor="#bfbfbf [2412]" stroked="f" strokeweight="2pt">
                <v:textbox>
                  <w:txbxContent>
                    <w:p w14:paraId="729F76CC" w14:textId="77777777" w:rsidR="008E3CA5" w:rsidRPr="00883C43" w:rsidRDefault="008E3CA5" w:rsidP="00197482">
                      <w:pPr>
                        <w:jc w:val="center"/>
                        <w:rPr>
                          <w:rFonts w:ascii="Century Gothic" w:hAnsi="Century Gothic"/>
                          <w:sz w:val="16"/>
                        </w:rPr>
                      </w:pPr>
                      <w:r>
                        <w:rPr>
                          <w:rFonts w:ascii="Century Gothic" w:hAnsi="Century Gothic"/>
                          <w:sz w:val="16"/>
                        </w:rPr>
                        <w:t>V</w:t>
                      </w:r>
                    </w:p>
                  </w:txbxContent>
                </v:textbox>
              </v:oval>
            </w:pict>
          </mc:Fallback>
        </mc:AlternateContent>
      </w:r>
      <w:r w:rsidRPr="00197482">
        <w:rPr>
          <w:rFonts w:ascii="Century Gothic" w:hAnsi="Century Gothic"/>
          <w:noProof/>
          <w:lang w:eastAsia="en-US"/>
        </w:rPr>
        <mc:AlternateContent>
          <mc:Choice Requires="wps">
            <w:drawing>
              <wp:anchor distT="0" distB="0" distL="114300" distR="114300" simplePos="0" relativeHeight="251826176" behindDoc="0" locked="0" layoutInCell="1" allowOverlap="1" wp14:anchorId="46F6CF0A" wp14:editId="20C4803F">
                <wp:simplePos x="0" y="0"/>
                <wp:positionH relativeFrom="column">
                  <wp:posOffset>4063365</wp:posOffset>
                </wp:positionH>
                <wp:positionV relativeFrom="paragraph">
                  <wp:posOffset>400050</wp:posOffset>
                </wp:positionV>
                <wp:extent cx="902335" cy="993140"/>
                <wp:effectExtent l="38100" t="0" r="31115" b="54610"/>
                <wp:wrapNone/>
                <wp:docPr id="212" name="Straight Arrow Connector 212"/>
                <wp:cNvGraphicFramePr/>
                <a:graphic xmlns:a="http://schemas.openxmlformats.org/drawingml/2006/main">
                  <a:graphicData uri="http://schemas.microsoft.com/office/word/2010/wordprocessingShape">
                    <wps:wsp>
                      <wps:cNvCnPr/>
                      <wps:spPr>
                        <a:xfrm flipH="1">
                          <a:off x="0" y="0"/>
                          <a:ext cx="902335" cy="993140"/>
                        </a:xfrm>
                        <a:prstGeom prst="straightConnector1">
                          <a:avLst/>
                        </a:prstGeom>
                        <a:ln>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25A9B" id="Straight Arrow Connector 212" o:spid="_x0000_s1026" type="#_x0000_t32" style="position:absolute;margin-left:319.95pt;margin-top:31.5pt;width:71.05pt;height:78.2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" strokecolor="#c2d69b [1942]">
                <v:stroke endarrow="block"/>
              </v:shape>
            </w:pict>
          </mc:Fallback>
        </mc:AlternateContent>
      </w:r>
      <w:r w:rsidRPr="00197482">
        <w:rPr>
          <w:rFonts w:ascii="Century Gothic" w:hAnsi="Century Gothic"/>
          <w:noProof/>
          <w:lang w:eastAsia="en-US"/>
        </w:rPr>
        <mc:AlternateContent>
          <mc:Choice Requires="wps">
            <w:drawing>
              <wp:anchor distT="0" distB="0" distL="114300" distR="114300" simplePos="0" relativeHeight="251827200" behindDoc="0" locked="0" layoutInCell="1" allowOverlap="1" wp14:anchorId="6D7AAE68" wp14:editId="2D78AFE7">
                <wp:simplePos x="0" y="0"/>
                <wp:positionH relativeFrom="column">
                  <wp:posOffset>4976495</wp:posOffset>
                </wp:positionH>
                <wp:positionV relativeFrom="paragraph">
                  <wp:posOffset>389255</wp:posOffset>
                </wp:positionV>
                <wp:extent cx="591820" cy="1009015"/>
                <wp:effectExtent l="0" t="0" r="55880" b="57785"/>
                <wp:wrapNone/>
                <wp:docPr id="213" name="Straight Arrow Connector 213"/>
                <wp:cNvGraphicFramePr/>
                <a:graphic xmlns:a="http://schemas.openxmlformats.org/drawingml/2006/main">
                  <a:graphicData uri="http://schemas.microsoft.com/office/word/2010/wordprocessingShape">
                    <wps:wsp>
                      <wps:cNvCnPr/>
                      <wps:spPr>
                        <a:xfrm>
                          <a:off x="0" y="0"/>
                          <a:ext cx="591820" cy="1009015"/>
                        </a:xfrm>
                        <a:prstGeom prst="straightConnector1">
                          <a:avLst/>
                        </a:prstGeom>
                        <a:ln>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DEDA9" id="Straight Arrow Connector 213" o:spid="_x0000_s1026" type="#_x0000_t32" style="position:absolute;margin-left:391.85pt;margin-top:30.65pt;width:46.6pt;height:79.4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" strokecolor="#c2d69b [1942]">
                <v:stroke endarrow="block"/>
              </v:shape>
            </w:pict>
          </mc:Fallback>
        </mc:AlternateContent>
      </w:r>
      <w:r w:rsidRPr="00197482">
        <w:rPr>
          <w:rFonts w:ascii="Century Gothic" w:hAnsi="Century Gothic"/>
          <w:noProof/>
          <w:lang w:eastAsia="en-US"/>
        </w:rPr>
        <mc:AlternateContent>
          <mc:Choice Requires="wps">
            <w:drawing>
              <wp:anchor distT="0" distB="0" distL="114300" distR="114300" simplePos="0" relativeHeight="251828224" behindDoc="0" locked="0" layoutInCell="1" allowOverlap="1" wp14:anchorId="09EBF1C9" wp14:editId="0A01018B">
                <wp:simplePos x="0" y="0"/>
                <wp:positionH relativeFrom="column">
                  <wp:posOffset>3660140</wp:posOffset>
                </wp:positionH>
                <wp:positionV relativeFrom="paragraph">
                  <wp:posOffset>1398905</wp:posOffset>
                </wp:positionV>
                <wp:extent cx="908685" cy="374650"/>
                <wp:effectExtent l="0" t="0" r="5715" b="6350"/>
                <wp:wrapNone/>
                <wp:docPr id="214" name="Oval 214"/>
                <wp:cNvGraphicFramePr/>
                <a:graphic xmlns:a="http://schemas.openxmlformats.org/drawingml/2006/main">
                  <a:graphicData uri="http://schemas.microsoft.com/office/word/2010/wordprocessingShape">
                    <wps:wsp>
                      <wps:cNvSpPr/>
                      <wps:spPr>
                        <a:xfrm>
                          <a:off x="0" y="0"/>
                          <a:ext cx="908685" cy="37465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9D57A8" w14:textId="77777777" w:rsidR="008E3CA5" w:rsidRPr="00883C43" w:rsidRDefault="008E3CA5" w:rsidP="00197482">
                            <w:pPr>
                              <w:jc w:val="center"/>
                              <w:rPr>
                                <w:rFonts w:ascii="Century Gothic" w:hAnsi="Century Gothic"/>
                                <w:sz w:val="14"/>
                              </w:rPr>
                            </w:pPr>
                            <w:r>
                              <w:rPr>
                                <w:rFonts w:ascii="Century Gothic" w:hAnsi="Century Gothic"/>
                                <w:sz w:val="14"/>
                              </w:rPr>
                              <w:t>CV20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BF1C9" id="Oval 214" o:spid="_x0000_s1055" style="position:absolute;left:0;text-align:left;margin-left:288.2pt;margin-top:110.15pt;width:71.55pt;height:2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" fillcolor="#bfbfbf [2412]" stroked="f" strokeweight="2pt">
                <v:textbox>
                  <w:txbxContent>
                    <w:p w14:paraId="6A9D57A8" w14:textId="77777777" w:rsidR="008E3CA5" w:rsidRPr="00883C43" w:rsidRDefault="008E3CA5" w:rsidP="00197482">
                      <w:pPr>
                        <w:jc w:val="center"/>
                        <w:rPr>
                          <w:rFonts w:ascii="Century Gothic" w:hAnsi="Century Gothic"/>
                          <w:sz w:val="14"/>
                        </w:rPr>
                      </w:pPr>
                      <w:r>
                        <w:rPr>
                          <w:rFonts w:ascii="Century Gothic" w:hAnsi="Century Gothic"/>
                          <w:sz w:val="14"/>
                        </w:rPr>
                        <w:t>CV20</w:t>
                      </w:r>
                    </w:p>
                  </w:txbxContent>
                </v:textbox>
              </v:oval>
            </w:pict>
          </mc:Fallback>
        </mc:AlternateContent>
      </w:r>
      <w:r w:rsidRPr="00197482">
        <w:rPr>
          <w:rFonts w:ascii="Century Gothic" w:hAnsi="Century Gothic"/>
          <w:noProof/>
          <w:lang w:eastAsia="en-US"/>
        </w:rPr>
        <mc:AlternateContent>
          <mc:Choice Requires="wps">
            <w:drawing>
              <wp:anchor distT="0" distB="0" distL="114300" distR="114300" simplePos="0" relativeHeight="251829248" behindDoc="0" locked="0" layoutInCell="1" allowOverlap="1" wp14:anchorId="1D16132F" wp14:editId="63A4F60E">
                <wp:simplePos x="0" y="0"/>
                <wp:positionH relativeFrom="column">
                  <wp:posOffset>5113020</wp:posOffset>
                </wp:positionH>
                <wp:positionV relativeFrom="paragraph">
                  <wp:posOffset>1409700</wp:posOffset>
                </wp:positionV>
                <wp:extent cx="961390" cy="374650"/>
                <wp:effectExtent l="0" t="0" r="0" b="6350"/>
                <wp:wrapNone/>
                <wp:docPr id="215" name="Oval 215"/>
                <wp:cNvGraphicFramePr/>
                <a:graphic xmlns:a="http://schemas.openxmlformats.org/drawingml/2006/main">
                  <a:graphicData uri="http://schemas.microsoft.com/office/word/2010/wordprocessingShape">
                    <wps:wsp>
                      <wps:cNvSpPr/>
                      <wps:spPr>
                        <a:xfrm>
                          <a:off x="0" y="0"/>
                          <a:ext cx="961390" cy="374650"/>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38C96F" w14:textId="77777777" w:rsidR="008E3CA5" w:rsidRPr="00883C43" w:rsidRDefault="008E3CA5" w:rsidP="00197482">
                            <w:pPr>
                              <w:jc w:val="center"/>
                              <w:rPr>
                                <w:rFonts w:ascii="Century Gothic" w:hAnsi="Century Gothic"/>
                                <w:sz w:val="14"/>
                              </w:rPr>
                            </w:pPr>
                            <w:r>
                              <w:rPr>
                                <w:rFonts w:ascii="Century Gothic" w:hAnsi="Century Gothic"/>
                                <w:sz w:val="14"/>
                              </w:rPr>
                              <w:t>CV40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6132F" id="Oval 215" o:spid="_x0000_s1056" style="position:absolute;left:0;text-align:left;margin-left:402.6pt;margin-top:111pt;width:75.7pt;height:2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" fillcolor="#bfbfbf [2412]" stroked="f" strokeweight="2pt">
                <v:textbox>
                  <w:txbxContent>
                    <w:p w14:paraId="3138C96F" w14:textId="77777777" w:rsidR="008E3CA5" w:rsidRPr="00883C43" w:rsidRDefault="008E3CA5" w:rsidP="00197482">
                      <w:pPr>
                        <w:jc w:val="center"/>
                        <w:rPr>
                          <w:rFonts w:ascii="Century Gothic" w:hAnsi="Century Gothic"/>
                          <w:sz w:val="14"/>
                        </w:rPr>
                      </w:pPr>
                      <w:r>
                        <w:rPr>
                          <w:rFonts w:ascii="Century Gothic" w:hAnsi="Century Gothic"/>
                          <w:sz w:val="14"/>
                        </w:rPr>
                        <w:t>CV40</w:t>
                      </w:r>
                    </w:p>
                  </w:txbxContent>
                </v:textbox>
              </v:oval>
            </w:pict>
          </mc:Fallback>
        </mc:AlternateContent>
      </w:r>
    </w:p>
    <w:p w14:paraId="60ED418A" w14:textId="4427C8ED" w:rsidR="00702A4E" w:rsidRDefault="00197482" w:rsidP="004A57B4">
      <w:pPr>
        <w:pStyle w:val="Body"/>
        <w:rPr>
          <w:rFonts w:ascii="Century Gothic" w:hAnsi="Century Gothic"/>
        </w:rPr>
      </w:pPr>
      <w:r w:rsidRPr="00197482">
        <w:rPr>
          <w:rFonts w:ascii="Century Gothic" w:hAnsi="Century Gothic"/>
          <w:noProof/>
          <w:lang w:eastAsia="en-US"/>
        </w:rPr>
        <mc:AlternateContent>
          <mc:Choice Requires="wps">
            <w:drawing>
              <wp:anchor distT="0" distB="0" distL="114300" distR="114300" simplePos="0" relativeHeight="251822080" behindDoc="0" locked="0" layoutInCell="1" allowOverlap="1" wp14:anchorId="25875894" wp14:editId="4A8058A4">
                <wp:simplePos x="0" y="0"/>
                <wp:positionH relativeFrom="column">
                  <wp:posOffset>1318745</wp:posOffset>
                </wp:positionH>
                <wp:positionV relativeFrom="paragraph">
                  <wp:posOffset>143500</wp:posOffset>
                </wp:positionV>
                <wp:extent cx="45719" cy="697692"/>
                <wp:effectExtent l="38100" t="0" r="69215" b="64770"/>
                <wp:wrapNone/>
                <wp:docPr id="208" name="Straight Arrow Connector 208"/>
                <wp:cNvGraphicFramePr/>
                <a:graphic xmlns:a="http://schemas.openxmlformats.org/drawingml/2006/main">
                  <a:graphicData uri="http://schemas.microsoft.com/office/word/2010/wordprocessingShape">
                    <wps:wsp>
                      <wps:cNvCnPr/>
                      <wps:spPr>
                        <a:xfrm>
                          <a:off x="0" y="0"/>
                          <a:ext cx="45719" cy="697692"/>
                        </a:xfrm>
                        <a:prstGeom prst="straightConnector1">
                          <a:avLst/>
                        </a:prstGeom>
                        <a:ln>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18904" id="Straight Arrow Connector 208" o:spid="_x0000_s1026" type="#_x0000_t32" style="position:absolute;margin-left:103.85pt;margin-top:11.3pt;width:3.6pt;height:54.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" strokecolor="#c2d69b [1942]">
                <v:stroke endarrow="block"/>
              </v:shape>
            </w:pict>
          </mc:Fallback>
        </mc:AlternateContent>
      </w:r>
    </w:p>
    <w:p w14:paraId="4813D39F" w14:textId="3BAA4AA3" w:rsidR="00197482" w:rsidRDefault="00197482" w:rsidP="004A57B4">
      <w:pPr>
        <w:pStyle w:val="Body"/>
        <w:rPr>
          <w:rFonts w:ascii="Century Gothic" w:hAnsi="Century Gothic"/>
        </w:rPr>
      </w:pPr>
    </w:p>
    <w:p w14:paraId="0EFE1AD2" w14:textId="3D1D7259" w:rsidR="00197482" w:rsidRDefault="00197482" w:rsidP="004A57B4">
      <w:pPr>
        <w:pStyle w:val="Body"/>
        <w:rPr>
          <w:rFonts w:ascii="Century Gothic" w:hAnsi="Century Gothic"/>
        </w:rPr>
      </w:pPr>
    </w:p>
    <w:p w14:paraId="2DB89D05" w14:textId="23267FA0" w:rsidR="00197482" w:rsidRDefault="00197482" w:rsidP="004A57B4">
      <w:pPr>
        <w:pStyle w:val="Body"/>
        <w:rPr>
          <w:rFonts w:ascii="Century Gothic" w:hAnsi="Century Gothic"/>
        </w:rPr>
      </w:pPr>
      <w:r w:rsidRPr="00197482">
        <w:rPr>
          <w:rFonts w:ascii="Century Gothic" w:hAnsi="Century Gothic"/>
          <w:noProof/>
          <w:lang w:eastAsia="en-US"/>
        </w:rPr>
        <mc:AlternateContent>
          <mc:Choice Requires="wps">
            <w:drawing>
              <wp:anchor distT="0" distB="0" distL="114300" distR="114300" simplePos="0" relativeHeight="251824128" behindDoc="0" locked="0" layoutInCell="1" allowOverlap="1" wp14:anchorId="31203FC0" wp14:editId="38D57873">
                <wp:simplePos x="0" y="0"/>
                <wp:positionH relativeFrom="column">
                  <wp:posOffset>871470</wp:posOffset>
                </wp:positionH>
                <wp:positionV relativeFrom="paragraph">
                  <wp:posOffset>145114</wp:posOffset>
                </wp:positionV>
                <wp:extent cx="961541" cy="375274"/>
                <wp:effectExtent l="0" t="0" r="0" b="6350"/>
                <wp:wrapNone/>
                <wp:docPr id="210" name="Oval 210"/>
                <wp:cNvGraphicFramePr/>
                <a:graphic xmlns:a="http://schemas.openxmlformats.org/drawingml/2006/main">
                  <a:graphicData uri="http://schemas.microsoft.com/office/word/2010/wordprocessingShape">
                    <wps:wsp>
                      <wps:cNvSpPr/>
                      <wps:spPr>
                        <a:xfrm>
                          <a:off x="0" y="0"/>
                          <a:ext cx="961541" cy="375274"/>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B880E" w14:textId="0FFEA288" w:rsidR="008E3CA5" w:rsidRPr="00883C43" w:rsidRDefault="008E3CA5" w:rsidP="00197482">
                            <w:pPr>
                              <w:jc w:val="center"/>
                              <w:rPr>
                                <w:rFonts w:ascii="Century Gothic" w:hAnsi="Century Gothic"/>
                                <w:sz w:val="14"/>
                              </w:rPr>
                            </w:pPr>
                            <w:r>
                              <w:rPr>
                                <w:rFonts w:ascii="Century Gothic" w:hAnsi="Century Gothic"/>
                                <w:sz w:val="14"/>
                              </w:rPr>
                              <w:t>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03FC0" id="Oval 210" o:spid="_x0000_s1057" style="position:absolute;left:0;text-align:left;margin-left:68.6pt;margin-top:11.45pt;width:75.7pt;height:29.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" fillcolor="#bfbfbf [2412]" stroked="f" strokeweight="2pt">
                <v:textbox>
                  <w:txbxContent>
                    <w:p w14:paraId="5EFB880E" w14:textId="0FFEA288" w:rsidR="008E3CA5" w:rsidRPr="00883C43" w:rsidRDefault="008E3CA5" w:rsidP="00197482">
                      <w:pPr>
                        <w:jc w:val="center"/>
                        <w:rPr>
                          <w:rFonts w:ascii="Century Gothic" w:hAnsi="Century Gothic"/>
                          <w:sz w:val="14"/>
                        </w:rPr>
                      </w:pPr>
                      <w:r>
                        <w:rPr>
                          <w:rFonts w:ascii="Century Gothic" w:hAnsi="Century Gothic"/>
                          <w:sz w:val="14"/>
                        </w:rPr>
                        <w:t>HP</w:t>
                      </w:r>
                    </w:p>
                  </w:txbxContent>
                </v:textbox>
              </v:oval>
            </w:pict>
          </mc:Fallback>
        </mc:AlternateContent>
      </w:r>
    </w:p>
    <w:p w14:paraId="3171D8A5" w14:textId="1B6E4E4D" w:rsidR="00197482" w:rsidRDefault="00197482" w:rsidP="004A57B4">
      <w:pPr>
        <w:pStyle w:val="Body"/>
        <w:rPr>
          <w:rFonts w:ascii="Century Gothic" w:hAnsi="Century Gothic"/>
        </w:rPr>
      </w:pPr>
    </w:p>
    <w:p w14:paraId="7C51D648" w14:textId="4F16E901" w:rsidR="00197482" w:rsidRDefault="00197482" w:rsidP="004A57B4">
      <w:pPr>
        <w:pStyle w:val="Body"/>
        <w:rPr>
          <w:rFonts w:ascii="Century Gothic" w:hAnsi="Century Gothic"/>
        </w:rPr>
      </w:pPr>
    </w:p>
    <w:p w14:paraId="3CF5B8FC" w14:textId="77777777" w:rsidR="00197482" w:rsidRPr="006A51D7" w:rsidRDefault="00197482" w:rsidP="004A57B4">
      <w:pPr>
        <w:pStyle w:val="Body"/>
        <w:rPr>
          <w:rFonts w:ascii="Century Gothic" w:hAnsi="Century Gothic"/>
        </w:rPr>
      </w:pPr>
    </w:p>
    <w:p w14:paraId="08AB73A1" w14:textId="68C7378A" w:rsidR="004A57B4" w:rsidRPr="004503B6" w:rsidRDefault="00862DFF" w:rsidP="00A82510">
      <w:pPr>
        <w:pStyle w:val="Heading3"/>
        <w:rPr>
          <w:rFonts w:ascii="Century Gothic" w:hAnsi="Century Gothic"/>
        </w:rPr>
      </w:pPr>
      <w:bookmarkStart w:id="42" w:name="_Toc34749323"/>
      <w:r>
        <w:rPr>
          <w:rFonts w:ascii="Century Gothic" w:hAnsi="Century Gothic"/>
        </w:rPr>
        <w:t>Data Model Definition</w:t>
      </w:r>
      <w:bookmarkEnd w:id="42"/>
    </w:p>
    <w:p w14:paraId="347F902D" w14:textId="1B4164B6" w:rsidR="00A82510" w:rsidRDefault="00B76CC5" w:rsidP="00A82510">
      <w:pPr>
        <w:pStyle w:val="Body"/>
        <w:rPr>
          <w:rFonts w:ascii="Century Gothic" w:hAnsi="Century Gothic"/>
        </w:rPr>
      </w:pPr>
      <w:r w:rsidRPr="00B76CC5">
        <w:rPr>
          <w:rFonts w:ascii="Century Gothic" w:hAnsi="Century Gothic"/>
        </w:rPr>
        <w:t>A Data Model creates a uniform representation of all items that interact with one another. There are multiple benefits to such an approach. The ability to break up items and reuse components is considered standard best practice. ThingWorx has adopted this model at a high level to represent individual components of an IoT solution.</w:t>
      </w:r>
    </w:p>
    <w:p w14:paraId="6EF9B3A2" w14:textId="1DA01DD0" w:rsidR="00B76CC5" w:rsidRDefault="00B76CC5" w:rsidP="00A82510">
      <w:pPr>
        <w:pStyle w:val="Body"/>
        <w:rPr>
          <w:rFonts w:ascii="Century Gothic" w:hAnsi="Century Gothic"/>
        </w:rPr>
      </w:pPr>
      <w:r w:rsidRPr="00B76CC5">
        <w:rPr>
          <w:rFonts w:ascii="Century Gothic" w:hAnsi="Century Gothic"/>
        </w:rPr>
        <w:t>Building an IoT solution in ThingWorx begins with defining your data model, the collection of entities that represent your connected devices, business processes, and your application</w:t>
      </w:r>
      <w:r>
        <w:rPr>
          <w:rFonts w:ascii="Century Gothic" w:hAnsi="Century Gothic"/>
        </w:rPr>
        <w:t>.</w:t>
      </w:r>
    </w:p>
    <w:p w14:paraId="22A487A9" w14:textId="1E361EDD" w:rsidR="00B76CC5" w:rsidRDefault="007C0A03" w:rsidP="00A82510">
      <w:pPr>
        <w:pStyle w:val="Body"/>
        <w:rPr>
          <w:rFonts w:ascii="Century Gothic" w:hAnsi="Century Gothic"/>
        </w:rPr>
      </w:pPr>
      <w:r w:rsidRPr="007C0A03">
        <w:rPr>
          <w:rFonts w:ascii="Century Gothic" w:hAnsi="Century Gothic"/>
        </w:rPr>
        <w:t xml:space="preserve">Below diagram shows what a specific Inheritance Model might look like for a compressor Thing in </w:t>
      </w:r>
      <w:r w:rsidR="00761E39">
        <w:rPr>
          <w:rFonts w:ascii="Century Gothic" w:hAnsi="Century Gothic"/>
        </w:rPr>
        <w:t>ELGi</w:t>
      </w:r>
      <w:r w:rsidRPr="007C0A03">
        <w:rPr>
          <w:rFonts w:ascii="Century Gothic" w:hAnsi="Century Gothic"/>
        </w:rPr>
        <w:t xml:space="preserve"> eco-system.</w:t>
      </w:r>
    </w:p>
    <w:p w14:paraId="33E3B78C" w14:textId="2162DD45" w:rsidR="007C0A03" w:rsidRDefault="007C0A03" w:rsidP="00A82510">
      <w:pPr>
        <w:pStyle w:val="Body"/>
        <w:rPr>
          <w:rFonts w:ascii="Century Gothic" w:hAnsi="Century Gothic"/>
        </w:rPr>
      </w:pPr>
    </w:p>
    <w:p w14:paraId="5D76BE3D" w14:textId="3A9F4C15" w:rsidR="007C0A03" w:rsidRPr="005A01A0" w:rsidRDefault="0051788A" w:rsidP="00A82510">
      <w:pPr>
        <w:pStyle w:val="Body"/>
        <w:rPr>
          <w:rFonts w:ascii="Century Gothic" w:hAnsi="Century Gothic"/>
          <w:b/>
          <w:u w:val="single"/>
        </w:rPr>
      </w:pPr>
      <w:r>
        <w:rPr>
          <w:rFonts w:ascii="Century Gothic" w:hAnsi="Century Gothic"/>
          <w:b/>
          <w:u w:val="single"/>
        </w:rPr>
        <w:t xml:space="preserve">Master </w:t>
      </w:r>
      <w:r w:rsidR="003855E1" w:rsidRPr="005A01A0">
        <w:rPr>
          <w:rFonts w:ascii="Century Gothic" w:hAnsi="Century Gothic"/>
          <w:b/>
          <w:u w:val="single"/>
        </w:rPr>
        <w:t xml:space="preserve">Thing Templates: </w:t>
      </w:r>
    </w:p>
    <w:p w14:paraId="48A7446A" w14:textId="77777777" w:rsidR="00945906" w:rsidRDefault="00945906" w:rsidP="00A82510">
      <w:pPr>
        <w:pStyle w:val="Body"/>
        <w:rPr>
          <w:rFonts w:ascii="Century Gothic" w:hAnsi="Century Gothic"/>
        </w:rPr>
      </w:pPr>
    </w:p>
    <w:p w14:paraId="7AFB4FE7" w14:textId="1C98C770" w:rsidR="007C0A03" w:rsidRDefault="00945906" w:rsidP="00A82510">
      <w:pPr>
        <w:pStyle w:val="Body"/>
        <w:rPr>
          <w:rFonts w:ascii="Century Gothic" w:hAnsi="Century Gothic"/>
        </w:rPr>
      </w:pPr>
      <w:r>
        <w:rPr>
          <w:rFonts w:ascii="Century Gothic" w:hAnsi="Century Gothic"/>
        </w:rPr>
        <w:t xml:space="preserve">The following base Templates will be available that would act as the baseline for </w:t>
      </w:r>
      <w:r w:rsidR="00B56CF8">
        <w:rPr>
          <w:rFonts w:ascii="Century Gothic" w:hAnsi="Century Gothic"/>
        </w:rPr>
        <w:t>all</w:t>
      </w:r>
      <w:r>
        <w:rPr>
          <w:rFonts w:ascii="Century Gothic" w:hAnsi="Century Gothic"/>
        </w:rPr>
        <w:t xml:space="preserve"> the standard classifications available.</w:t>
      </w:r>
    </w:p>
    <w:p w14:paraId="1CA6E2E3" w14:textId="051939D8" w:rsidR="00945906" w:rsidRDefault="00945906" w:rsidP="00A82510">
      <w:pPr>
        <w:pStyle w:val="Body"/>
        <w:rPr>
          <w:rFonts w:ascii="Century Gothic" w:hAnsi="Century Gothic"/>
        </w:rPr>
      </w:pPr>
      <w:r>
        <w:rPr>
          <w:rFonts w:ascii="Century Gothic" w:hAnsi="Century Gothic"/>
        </w:rPr>
        <w:t>There will be several other templates available in the system that are defined in the next section of model hierarchy.</w:t>
      </w:r>
      <w:r w:rsidR="0088000F">
        <w:rPr>
          <w:rFonts w:ascii="Century Gothic" w:hAnsi="Century Gothic"/>
        </w:rPr>
        <w:t xml:space="preserve"> However, they all will be following the baseline capabilities defined for a device model using the below mentioned templates.</w:t>
      </w:r>
    </w:p>
    <w:p w14:paraId="40D526F1" w14:textId="77777777" w:rsidR="00945906" w:rsidRDefault="00945906" w:rsidP="00A82510">
      <w:pPr>
        <w:pStyle w:val="Body"/>
        <w:rPr>
          <w:rFonts w:ascii="Century Gothic" w:hAnsi="Century Gothic"/>
        </w:rPr>
      </w:pPr>
    </w:p>
    <w:p w14:paraId="6A22DC98" w14:textId="495AF0D0" w:rsidR="00945906" w:rsidRDefault="00945906"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659264" behindDoc="0" locked="0" layoutInCell="1" allowOverlap="1" wp14:anchorId="34F092B3" wp14:editId="1296F9B3">
                <wp:simplePos x="0" y="0"/>
                <wp:positionH relativeFrom="column">
                  <wp:posOffset>2712720</wp:posOffset>
                </wp:positionH>
                <wp:positionV relativeFrom="paragraph">
                  <wp:posOffset>136731</wp:posOffset>
                </wp:positionV>
                <wp:extent cx="1685925" cy="4572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685925" cy="4572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3AD8B987" w14:textId="2E660EB3" w:rsidR="008E3CA5" w:rsidRPr="00B408BE" w:rsidRDefault="008E3CA5" w:rsidP="00D96E15">
                            <w:pPr>
                              <w:jc w:val="center"/>
                              <w:rPr>
                                <w:rFonts w:ascii="Century Gothic" w:hAnsi="Century Gothic"/>
                              </w:rPr>
                            </w:pPr>
                            <w:r w:rsidRPr="00B408BE">
                              <w:rPr>
                                <w:rFonts w:ascii="Century Gothic" w:hAnsi="Century Gothic"/>
                              </w:rPr>
                              <w:t>ELGI.MASTER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92B3" id="Rectangle 3" o:spid="_x0000_s1058" style="position:absolute;left:0;text-align:left;margin-left:213.6pt;margin-top:10.75pt;width:132.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" fillcolor="#9bbb59 [3206]" strokecolor="#4e6128 [1606]" strokeweight="2pt">
                <v:textbox>
                  <w:txbxContent>
                    <w:p w14:paraId="3AD8B987" w14:textId="2E660EB3" w:rsidR="008E3CA5" w:rsidRPr="00B408BE" w:rsidRDefault="008E3CA5" w:rsidP="00D96E15">
                      <w:pPr>
                        <w:jc w:val="center"/>
                        <w:rPr>
                          <w:rFonts w:ascii="Century Gothic" w:hAnsi="Century Gothic"/>
                        </w:rPr>
                      </w:pPr>
                      <w:r w:rsidRPr="00B408BE">
                        <w:rPr>
                          <w:rFonts w:ascii="Century Gothic" w:hAnsi="Century Gothic"/>
                        </w:rPr>
                        <w:t>ELGI.MASTER</w:t>
                      </w:r>
                    </w:p>
                  </w:txbxContent>
                </v:textbox>
              </v:rect>
            </w:pict>
          </mc:Fallback>
        </mc:AlternateContent>
      </w:r>
    </w:p>
    <w:p w14:paraId="5DDACF5F" w14:textId="31ABD6A3" w:rsidR="007C0A03" w:rsidRDefault="007C0A03" w:rsidP="00A82510">
      <w:pPr>
        <w:pStyle w:val="Body"/>
        <w:rPr>
          <w:rFonts w:ascii="Century Gothic" w:hAnsi="Century Gothic"/>
        </w:rPr>
      </w:pPr>
    </w:p>
    <w:p w14:paraId="337989CA" w14:textId="6D7D6364" w:rsidR="007C0A03" w:rsidRDefault="005A01A0"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667456" behindDoc="0" locked="0" layoutInCell="1" allowOverlap="1" wp14:anchorId="0C279C2C" wp14:editId="1C92B251">
                <wp:simplePos x="0" y="0"/>
                <wp:positionH relativeFrom="column">
                  <wp:posOffset>3548009</wp:posOffset>
                </wp:positionH>
                <wp:positionV relativeFrom="paragraph">
                  <wp:posOffset>141605</wp:posOffset>
                </wp:positionV>
                <wp:extent cx="0" cy="219075"/>
                <wp:effectExtent l="0" t="0" r="38100" b="28575"/>
                <wp:wrapNone/>
                <wp:docPr id="19" name="Straight Connector 19"/>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7CFA14" id="Straight Connector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9.35pt,11.15pt" to="279.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" strokecolor="#4579b8 [3044]"/>
            </w:pict>
          </mc:Fallback>
        </mc:AlternateContent>
      </w:r>
    </w:p>
    <w:p w14:paraId="14D0AADF" w14:textId="095CAE18" w:rsidR="007C0A03" w:rsidRDefault="00A637E3"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666432" behindDoc="0" locked="0" layoutInCell="1" allowOverlap="1" wp14:anchorId="56507AAE" wp14:editId="324FBF1D">
                <wp:simplePos x="0" y="0"/>
                <wp:positionH relativeFrom="column">
                  <wp:posOffset>1453185</wp:posOffset>
                </wp:positionH>
                <wp:positionV relativeFrom="paragraph">
                  <wp:posOffset>119380</wp:posOffset>
                </wp:positionV>
                <wp:extent cx="420052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420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2716E"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4.4pt,9.4pt" to="445.1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k1twEAAMUDAAAOAAAAZHJzL2Uyb0RvYy54bWysU8GOEzEMvSPxD1HudKYVi9C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" strokecolor="#4579b8 [3044]"/>
            </w:pict>
          </mc:Fallback>
        </mc:AlternateContent>
      </w:r>
      <w:r>
        <w:rPr>
          <w:rFonts w:ascii="Century Gothic" w:hAnsi="Century Gothic"/>
          <w:noProof/>
          <w:lang w:eastAsia="en-US"/>
        </w:rPr>
        <mc:AlternateContent>
          <mc:Choice Requires="wps">
            <w:drawing>
              <wp:anchor distT="0" distB="0" distL="114300" distR="114300" simplePos="0" relativeHeight="251672576" behindDoc="0" locked="0" layoutInCell="1" allowOverlap="1" wp14:anchorId="751410FD" wp14:editId="33B9EAD7">
                <wp:simplePos x="0" y="0"/>
                <wp:positionH relativeFrom="column">
                  <wp:posOffset>5653405</wp:posOffset>
                </wp:positionH>
                <wp:positionV relativeFrom="paragraph">
                  <wp:posOffset>116205</wp:posOffset>
                </wp:positionV>
                <wp:extent cx="0" cy="333375"/>
                <wp:effectExtent l="76200" t="0" r="76200" b="47625"/>
                <wp:wrapNone/>
                <wp:docPr id="26" name="Straight Arrow Connector 2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8F43" id="Straight Arrow Connector 26" o:spid="_x0000_s1026" type="#_x0000_t32" style="position:absolute;margin-left:445.15pt;margin-top:9.15pt;width:0;height:26.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" strokecolor="#4579b8 [3044]">
                <v:stroke endarrow="block"/>
              </v:shape>
            </w:pict>
          </mc:Fallback>
        </mc:AlternateContent>
      </w:r>
      <w:r>
        <w:rPr>
          <w:rFonts w:ascii="Century Gothic" w:hAnsi="Century Gothic"/>
          <w:noProof/>
          <w:lang w:eastAsia="en-US"/>
        </w:rPr>
        <mc:AlternateContent>
          <mc:Choice Requires="wps">
            <w:drawing>
              <wp:anchor distT="0" distB="0" distL="114300" distR="114300" simplePos="0" relativeHeight="251668480" behindDoc="0" locked="0" layoutInCell="1" allowOverlap="1" wp14:anchorId="1318D1FC" wp14:editId="5B5DACC5">
                <wp:simplePos x="0" y="0"/>
                <wp:positionH relativeFrom="column">
                  <wp:posOffset>1452880</wp:posOffset>
                </wp:positionH>
                <wp:positionV relativeFrom="paragraph">
                  <wp:posOffset>119380</wp:posOffset>
                </wp:positionV>
                <wp:extent cx="0" cy="333375"/>
                <wp:effectExtent l="76200" t="0" r="76200" b="47625"/>
                <wp:wrapNone/>
                <wp:docPr id="22" name="Straight Arrow Connector 2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EF2AD" id="Straight Arrow Connector 22" o:spid="_x0000_s1026" type="#_x0000_t32" style="position:absolute;margin-left:114.4pt;margin-top:9.4pt;width:0;height:26.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" strokecolor="#4579b8 [3044]">
                <v:stroke endarrow="block"/>
              </v:shape>
            </w:pict>
          </mc:Fallback>
        </mc:AlternateContent>
      </w:r>
      <w:r>
        <w:rPr>
          <w:rFonts w:ascii="Century Gothic" w:hAnsi="Century Gothic"/>
          <w:noProof/>
          <w:lang w:eastAsia="en-US"/>
        </w:rPr>
        <mc:AlternateContent>
          <mc:Choice Requires="wps">
            <w:drawing>
              <wp:anchor distT="0" distB="0" distL="114300" distR="114300" simplePos="0" relativeHeight="251670528" behindDoc="0" locked="0" layoutInCell="1" allowOverlap="1" wp14:anchorId="11F534CF" wp14:editId="438F808C">
                <wp:simplePos x="0" y="0"/>
                <wp:positionH relativeFrom="column">
                  <wp:posOffset>3541700</wp:posOffset>
                </wp:positionH>
                <wp:positionV relativeFrom="paragraph">
                  <wp:posOffset>114935</wp:posOffset>
                </wp:positionV>
                <wp:extent cx="0" cy="333375"/>
                <wp:effectExtent l="76200" t="0" r="76200" b="47625"/>
                <wp:wrapNone/>
                <wp:docPr id="24" name="Straight Arrow Connector 2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D77B6" id="Straight Arrow Connector 24" o:spid="_x0000_s1026" type="#_x0000_t32" style="position:absolute;margin-left:278.85pt;margin-top:9.05pt;width:0;height:26.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" strokecolor="#4579b8 [3044]">
                <v:stroke endarrow="block"/>
              </v:shape>
            </w:pict>
          </mc:Fallback>
        </mc:AlternateContent>
      </w:r>
    </w:p>
    <w:p w14:paraId="3EF67789" w14:textId="0D36AE00" w:rsidR="007C0A03" w:rsidRDefault="008A2FF2"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661312" behindDoc="0" locked="0" layoutInCell="1" allowOverlap="1" wp14:anchorId="68B9EF13" wp14:editId="05BDE01D">
                <wp:simplePos x="0" y="0"/>
                <wp:positionH relativeFrom="column">
                  <wp:posOffset>816610</wp:posOffset>
                </wp:positionH>
                <wp:positionV relativeFrom="paragraph">
                  <wp:posOffset>220345</wp:posOffset>
                </wp:positionV>
                <wp:extent cx="1295400" cy="4572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295400" cy="4572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6B201F84" w14:textId="2ACCE5C5" w:rsidR="008E3CA5" w:rsidRPr="00D206BA" w:rsidRDefault="008E3CA5" w:rsidP="00776AF4">
                            <w:pPr>
                              <w:jc w:val="center"/>
                              <w:rPr>
                                <w:rFonts w:ascii="Century Gothic" w:hAnsi="Century Gothic"/>
                                <w:sz w:val="16"/>
                              </w:rPr>
                            </w:pPr>
                            <w:r w:rsidRPr="00D206BA">
                              <w:rPr>
                                <w:rFonts w:ascii="Century Gothic" w:hAnsi="Century Gothic"/>
                                <w:sz w:val="16"/>
                              </w:rPr>
                              <w:t>ELGI.MASTER.EPSAC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B9EF13" id="Rectangle 4" o:spid="_x0000_s1059" style="position:absolute;left:0;text-align:left;margin-left:64.3pt;margin-top:17.35pt;width:102pt;height: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" fillcolor="#9bbb59 [3206]" strokecolor="#4e6128 [1606]" strokeweight="2pt">
                <v:textbox>
                  <w:txbxContent>
                    <w:p w14:paraId="6B201F84" w14:textId="2ACCE5C5" w:rsidR="008E3CA5" w:rsidRPr="00D206BA" w:rsidRDefault="008E3CA5" w:rsidP="00776AF4">
                      <w:pPr>
                        <w:jc w:val="center"/>
                        <w:rPr>
                          <w:rFonts w:ascii="Century Gothic" w:hAnsi="Century Gothic"/>
                          <w:sz w:val="16"/>
                        </w:rPr>
                      </w:pPr>
                      <w:r w:rsidRPr="00D206BA">
                        <w:rPr>
                          <w:rFonts w:ascii="Century Gothic" w:hAnsi="Century Gothic"/>
                          <w:sz w:val="16"/>
                        </w:rPr>
                        <w:t>ELGI.MASTER.EPSAC</w:t>
                      </w:r>
                    </w:p>
                  </w:txbxContent>
                </v:textbox>
              </v:rect>
            </w:pict>
          </mc:Fallback>
        </mc:AlternateContent>
      </w:r>
      <w:r>
        <w:rPr>
          <w:rFonts w:ascii="Century Gothic" w:hAnsi="Century Gothic"/>
          <w:noProof/>
          <w:lang w:eastAsia="en-US"/>
        </w:rPr>
        <mc:AlternateContent>
          <mc:Choice Requires="wps">
            <w:drawing>
              <wp:anchor distT="0" distB="0" distL="114300" distR="114300" simplePos="0" relativeHeight="251663360" behindDoc="0" locked="0" layoutInCell="1" allowOverlap="1" wp14:anchorId="280F90D6" wp14:editId="604B6F28">
                <wp:simplePos x="0" y="0"/>
                <wp:positionH relativeFrom="column">
                  <wp:posOffset>2874010</wp:posOffset>
                </wp:positionH>
                <wp:positionV relativeFrom="paragraph">
                  <wp:posOffset>210820</wp:posOffset>
                </wp:positionV>
                <wp:extent cx="1219200" cy="457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219200" cy="4572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02067709" w14:textId="0D825231" w:rsidR="008E3CA5" w:rsidRPr="00D206BA" w:rsidRDefault="008E3CA5" w:rsidP="00D206BA">
                            <w:pPr>
                              <w:jc w:val="center"/>
                              <w:rPr>
                                <w:rFonts w:ascii="Century Gothic" w:hAnsi="Century Gothic"/>
                                <w:sz w:val="16"/>
                              </w:rPr>
                            </w:pPr>
                            <w:r w:rsidRPr="00D206BA">
                              <w:rPr>
                                <w:rFonts w:ascii="Century Gothic" w:hAnsi="Century Gothic"/>
                                <w:sz w:val="16"/>
                              </w:rPr>
                              <w:t>ELGI.MASTER.</w:t>
                            </w:r>
                            <w:r>
                              <w:rPr>
                                <w:rFonts w:ascii="Century Gothic" w:hAnsi="Century Gothic"/>
                                <w:sz w:val="16"/>
                              </w:rPr>
                              <w:t>OF</w:t>
                            </w:r>
                            <w:r w:rsidRPr="00D206BA">
                              <w:rPr>
                                <w:rFonts w:ascii="Century Gothic" w:hAnsi="Century Gothic"/>
                                <w:sz w:val="16"/>
                              </w:rPr>
                              <w:t>SAC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0F90D6" id="Rectangle 5" o:spid="_x0000_s1060" style="position:absolute;left:0;text-align:left;margin-left:226.3pt;margin-top:16.6pt;width:9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" fillcolor="#9bbb59 [3206]" strokecolor="#4e6128 [1606]" strokeweight="2pt">
                <v:textbox>
                  <w:txbxContent>
                    <w:p w14:paraId="02067709" w14:textId="0D825231" w:rsidR="008E3CA5" w:rsidRPr="00D206BA" w:rsidRDefault="008E3CA5" w:rsidP="00D206BA">
                      <w:pPr>
                        <w:jc w:val="center"/>
                        <w:rPr>
                          <w:rFonts w:ascii="Century Gothic" w:hAnsi="Century Gothic"/>
                          <w:sz w:val="16"/>
                        </w:rPr>
                      </w:pPr>
                      <w:r w:rsidRPr="00D206BA">
                        <w:rPr>
                          <w:rFonts w:ascii="Century Gothic" w:hAnsi="Century Gothic"/>
                          <w:sz w:val="16"/>
                        </w:rPr>
                        <w:t>ELGI.MASTER.</w:t>
                      </w:r>
                      <w:r>
                        <w:rPr>
                          <w:rFonts w:ascii="Century Gothic" w:hAnsi="Century Gothic"/>
                          <w:sz w:val="16"/>
                        </w:rPr>
                        <w:t>OF</w:t>
                      </w:r>
                      <w:r w:rsidRPr="00D206BA">
                        <w:rPr>
                          <w:rFonts w:ascii="Century Gothic" w:hAnsi="Century Gothic"/>
                          <w:sz w:val="16"/>
                        </w:rPr>
                        <w:t>SAC</w:t>
                      </w:r>
                    </w:p>
                  </w:txbxContent>
                </v:textbox>
              </v:rect>
            </w:pict>
          </mc:Fallback>
        </mc:AlternateContent>
      </w:r>
      <w:r>
        <w:rPr>
          <w:rFonts w:ascii="Century Gothic" w:hAnsi="Century Gothic"/>
          <w:noProof/>
          <w:lang w:eastAsia="en-US"/>
        </w:rPr>
        <mc:AlternateContent>
          <mc:Choice Requires="wps">
            <w:drawing>
              <wp:anchor distT="0" distB="0" distL="114300" distR="114300" simplePos="0" relativeHeight="251665408" behindDoc="0" locked="0" layoutInCell="1" allowOverlap="1" wp14:anchorId="44ED5E28" wp14:editId="48F43B54">
                <wp:simplePos x="0" y="0"/>
                <wp:positionH relativeFrom="column">
                  <wp:posOffset>4922215</wp:posOffset>
                </wp:positionH>
                <wp:positionV relativeFrom="paragraph">
                  <wp:posOffset>220345</wp:posOffset>
                </wp:positionV>
                <wp:extent cx="127635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76350" cy="4572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4D80BC1C" w14:textId="77777777" w:rsidR="008E3CA5" w:rsidRDefault="008E3CA5" w:rsidP="00D206BA">
                            <w:pPr>
                              <w:jc w:val="center"/>
                              <w:rPr>
                                <w:rFonts w:ascii="Century Gothic" w:hAnsi="Century Gothic"/>
                                <w:sz w:val="16"/>
                              </w:rPr>
                            </w:pPr>
                          </w:p>
                          <w:p w14:paraId="6E4D6EE3" w14:textId="7EED8BA4" w:rsidR="008E3CA5" w:rsidRPr="00D206BA" w:rsidRDefault="008E3CA5" w:rsidP="00D206BA">
                            <w:pPr>
                              <w:jc w:val="center"/>
                              <w:rPr>
                                <w:rFonts w:ascii="Century Gothic" w:hAnsi="Century Gothic"/>
                                <w:sz w:val="16"/>
                              </w:rPr>
                            </w:pPr>
                            <w:r w:rsidRPr="00D206BA">
                              <w:rPr>
                                <w:rFonts w:ascii="Century Gothic" w:hAnsi="Century Gothic"/>
                                <w:sz w:val="16"/>
                              </w:rPr>
                              <w:t>ELGI.MASTER.</w:t>
                            </w:r>
                            <w:r>
                              <w:rPr>
                                <w:rFonts w:ascii="Century Gothic" w:hAnsi="Century Gothic"/>
                                <w:sz w:val="16"/>
                              </w:rPr>
                              <w:t>AB</w:t>
                            </w:r>
                          </w:p>
                          <w:p w14:paraId="584E073A" w14:textId="5B97EC34" w:rsidR="008E3CA5" w:rsidRPr="00B408BE" w:rsidRDefault="008E3CA5" w:rsidP="00776AF4">
                            <w:pPr>
                              <w:jc w:val="center"/>
                              <w:rPr>
                                <w:rFonts w:ascii="Century Gothic" w:hAnsi="Century Gothic"/>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ED5E28" id="Rectangle 6" o:spid="_x0000_s1061" style="position:absolute;left:0;text-align:left;margin-left:387.6pt;margin-top:17.35pt;width:100.5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" fillcolor="#9bbb59 [3206]" strokecolor="#4e6128 [1606]" strokeweight="2pt">
                <v:textbox>
                  <w:txbxContent>
                    <w:p w14:paraId="4D80BC1C" w14:textId="77777777" w:rsidR="008E3CA5" w:rsidRDefault="008E3CA5" w:rsidP="00D206BA">
                      <w:pPr>
                        <w:jc w:val="center"/>
                        <w:rPr>
                          <w:rFonts w:ascii="Century Gothic" w:hAnsi="Century Gothic"/>
                          <w:sz w:val="16"/>
                        </w:rPr>
                      </w:pPr>
                    </w:p>
                    <w:p w14:paraId="6E4D6EE3" w14:textId="7EED8BA4" w:rsidR="008E3CA5" w:rsidRPr="00D206BA" w:rsidRDefault="008E3CA5" w:rsidP="00D206BA">
                      <w:pPr>
                        <w:jc w:val="center"/>
                        <w:rPr>
                          <w:rFonts w:ascii="Century Gothic" w:hAnsi="Century Gothic"/>
                          <w:sz w:val="16"/>
                        </w:rPr>
                      </w:pPr>
                      <w:r w:rsidRPr="00D206BA">
                        <w:rPr>
                          <w:rFonts w:ascii="Century Gothic" w:hAnsi="Century Gothic"/>
                          <w:sz w:val="16"/>
                        </w:rPr>
                        <w:t>ELGI.MASTER.</w:t>
                      </w:r>
                      <w:r>
                        <w:rPr>
                          <w:rFonts w:ascii="Century Gothic" w:hAnsi="Century Gothic"/>
                          <w:sz w:val="16"/>
                        </w:rPr>
                        <w:t>AB</w:t>
                      </w:r>
                    </w:p>
                    <w:p w14:paraId="584E073A" w14:textId="5B97EC34" w:rsidR="008E3CA5" w:rsidRPr="00B408BE" w:rsidRDefault="008E3CA5" w:rsidP="00776AF4">
                      <w:pPr>
                        <w:jc w:val="center"/>
                        <w:rPr>
                          <w:rFonts w:ascii="Century Gothic" w:hAnsi="Century Gothic"/>
                        </w:rPr>
                      </w:pPr>
                    </w:p>
                  </w:txbxContent>
                </v:textbox>
              </v:rect>
            </w:pict>
          </mc:Fallback>
        </mc:AlternateContent>
      </w:r>
    </w:p>
    <w:p w14:paraId="79ECBFB6" w14:textId="2181030C" w:rsidR="00D96E15" w:rsidRDefault="00D96E15" w:rsidP="00A82510">
      <w:pPr>
        <w:pStyle w:val="Body"/>
        <w:rPr>
          <w:rFonts w:ascii="Century Gothic" w:hAnsi="Century Gothic"/>
        </w:rPr>
      </w:pPr>
    </w:p>
    <w:p w14:paraId="76FB0C6E" w14:textId="55376E15" w:rsidR="00D96E15" w:rsidRDefault="00D96E15" w:rsidP="00A82510">
      <w:pPr>
        <w:pStyle w:val="Body"/>
        <w:rPr>
          <w:rFonts w:ascii="Century Gothic" w:hAnsi="Century Gothic"/>
        </w:rPr>
      </w:pPr>
    </w:p>
    <w:p w14:paraId="0C773197" w14:textId="04536D5B" w:rsidR="00D96E15" w:rsidRDefault="00D96E15" w:rsidP="00A82510">
      <w:pPr>
        <w:pStyle w:val="Body"/>
        <w:rPr>
          <w:rFonts w:ascii="Century Gothic" w:hAnsi="Century Gothic"/>
        </w:rPr>
      </w:pPr>
    </w:p>
    <w:p w14:paraId="0F96F7C8" w14:textId="6730E27C" w:rsidR="00945906" w:rsidRDefault="00945906" w:rsidP="00A82510">
      <w:pPr>
        <w:pStyle w:val="Body"/>
        <w:rPr>
          <w:rFonts w:ascii="Century Gothic" w:hAnsi="Century Gothic"/>
        </w:rPr>
      </w:pPr>
    </w:p>
    <w:p w14:paraId="596D903B" w14:textId="5B42FCED" w:rsidR="00945906" w:rsidRDefault="00945906" w:rsidP="00A82510">
      <w:pPr>
        <w:pStyle w:val="Body"/>
        <w:rPr>
          <w:rFonts w:ascii="Century Gothic" w:hAnsi="Century Gothic"/>
        </w:rPr>
      </w:pPr>
    </w:p>
    <w:p w14:paraId="33EDF39A" w14:textId="77777777" w:rsidR="00945906" w:rsidRDefault="00945906" w:rsidP="00A82510">
      <w:pPr>
        <w:pStyle w:val="Body"/>
        <w:rPr>
          <w:rFonts w:ascii="Century Gothic" w:hAnsi="Century Gothic"/>
        </w:rPr>
      </w:pPr>
    </w:p>
    <w:p w14:paraId="612663FE" w14:textId="64414E4D" w:rsidR="006557DB" w:rsidRPr="005A01A0" w:rsidRDefault="006557DB" w:rsidP="006557DB">
      <w:pPr>
        <w:pStyle w:val="Body"/>
        <w:rPr>
          <w:rFonts w:ascii="Century Gothic" w:hAnsi="Century Gothic"/>
          <w:b/>
          <w:u w:val="single"/>
        </w:rPr>
      </w:pPr>
      <w:r w:rsidRPr="005A01A0">
        <w:rPr>
          <w:rFonts w:ascii="Century Gothic" w:hAnsi="Century Gothic"/>
          <w:b/>
          <w:u w:val="single"/>
        </w:rPr>
        <w:t xml:space="preserve">Thing </w:t>
      </w:r>
      <w:r>
        <w:rPr>
          <w:rFonts w:ascii="Century Gothic" w:hAnsi="Century Gothic"/>
          <w:b/>
          <w:u w:val="single"/>
        </w:rPr>
        <w:t>Shapes</w:t>
      </w:r>
      <w:r w:rsidRPr="005A01A0">
        <w:rPr>
          <w:rFonts w:ascii="Century Gothic" w:hAnsi="Century Gothic"/>
          <w:b/>
          <w:u w:val="single"/>
        </w:rPr>
        <w:t xml:space="preserve">: </w:t>
      </w:r>
    </w:p>
    <w:p w14:paraId="42BF1853" w14:textId="6E987DF0" w:rsidR="007D32B4" w:rsidRDefault="007D32B4" w:rsidP="00A82510">
      <w:pPr>
        <w:pStyle w:val="Body"/>
        <w:rPr>
          <w:rFonts w:ascii="Century Gothic" w:hAnsi="Century Gothic"/>
        </w:rPr>
      </w:pPr>
      <w:r>
        <w:rPr>
          <w:rFonts w:ascii="Century Gothic" w:hAnsi="Century Gothic"/>
        </w:rPr>
        <w:lastRenderedPageBreak/>
        <w:t>The following standard thing shapes will be available which utilizes the unique set of parameters being utilized across the several variants and classifications.</w:t>
      </w:r>
    </w:p>
    <w:p w14:paraId="6B2449C2" w14:textId="411EEFEE" w:rsidR="000C50B5" w:rsidRDefault="000C50B5"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831296" behindDoc="0" locked="0" layoutInCell="1" allowOverlap="1" wp14:anchorId="4E14DB69" wp14:editId="6C398551">
                <wp:simplePos x="0" y="0"/>
                <wp:positionH relativeFrom="column">
                  <wp:posOffset>2674488</wp:posOffset>
                </wp:positionH>
                <wp:positionV relativeFrom="paragraph">
                  <wp:posOffset>199427</wp:posOffset>
                </wp:positionV>
                <wp:extent cx="1314450" cy="742950"/>
                <wp:effectExtent l="0" t="0" r="0" b="0"/>
                <wp:wrapNone/>
                <wp:docPr id="218" name="Flowchart: Preparation 218"/>
                <wp:cNvGraphicFramePr/>
                <a:graphic xmlns:a="http://schemas.openxmlformats.org/drawingml/2006/main">
                  <a:graphicData uri="http://schemas.microsoft.com/office/word/2010/wordprocessingShape">
                    <wps:wsp>
                      <wps:cNvSpPr/>
                      <wps:spPr>
                        <a:xfrm>
                          <a:off x="0" y="0"/>
                          <a:ext cx="1314450" cy="742950"/>
                        </a:xfrm>
                        <a:prstGeom prst="flowChartPreparation">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AA1C66" w14:textId="77777777" w:rsidR="008E3CA5" w:rsidRPr="00EA3BED" w:rsidRDefault="008E3CA5" w:rsidP="000C50B5">
                            <w:pPr>
                              <w:jc w:val="center"/>
                              <w:rPr>
                                <w:rFonts w:ascii="Century Gothic" w:hAnsi="Century Gothic"/>
                                <w:sz w:val="16"/>
                              </w:rPr>
                            </w:pPr>
                            <w:r w:rsidRPr="00EA3BED">
                              <w:rPr>
                                <w:rFonts w:ascii="Century Gothic" w:hAnsi="Century Gothic"/>
                                <w:sz w:val="16"/>
                              </w:rPr>
                              <w:t>ELGI.</w:t>
                            </w:r>
                          </w:p>
                          <w:p w14:paraId="05DFEA15" w14:textId="3B3209AE" w:rsidR="008E3CA5" w:rsidRPr="00EA3BED" w:rsidRDefault="008E3CA5" w:rsidP="000C50B5">
                            <w:pPr>
                              <w:jc w:val="center"/>
                              <w:rPr>
                                <w:rFonts w:ascii="Century Gothic" w:hAnsi="Century Gothic"/>
                                <w:sz w:val="16"/>
                              </w:rPr>
                            </w:pPr>
                            <w:r w:rsidRPr="00EA3BED">
                              <w:rPr>
                                <w:rFonts w:ascii="Century Gothic" w:hAnsi="Century Gothic"/>
                                <w:sz w:val="16"/>
                              </w:rPr>
                              <w:t>Calculated.TS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4DB69" id="_x0000_t117" coordsize="21600,21600" o:spt="117" path="m4353,l17214,r4386,10800l17214,21600r-12861,l,10800xe">
                <v:stroke joinstyle="miter"/>
                <v:path gradientshapeok="t" o:connecttype="rect" textboxrect="4353,0,17214,21600"/>
              </v:shapetype>
              <v:shape id="Flowchart: Preparation 218" o:spid="_x0000_s1062" type="#_x0000_t117" style="position:absolute;left:0;text-align:left;margin-left:210.6pt;margin-top:15.7pt;width:103.5pt;height:5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" fillcolor="#4f81bd [3204]" stroked="f" strokeweight="2pt">
                <v:textbox>
                  <w:txbxContent>
                    <w:p w14:paraId="09AA1C66" w14:textId="77777777" w:rsidR="008E3CA5" w:rsidRPr="00EA3BED" w:rsidRDefault="008E3CA5" w:rsidP="000C50B5">
                      <w:pPr>
                        <w:jc w:val="center"/>
                        <w:rPr>
                          <w:rFonts w:ascii="Century Gothic" w:hAnsi="Century Gothic"/>
                          <w:sz w:val="16"/>
                        </w:rPr>
                      </w:pPr>
                      <w:r w:rsidRPr="00EA3BED">
                        <w:rPr>
                          <w:rFonts w:ascii="Century Gothic" w:hAnsi="Century Gothic"/>
                          <w:sz w:val="16"/>
                        </w:rPr>
                        <w:t>ELGI.</w:t>
                      </w:r>
                    </w:p>
                    <w:p w14:paraId="05DFEA15" w14:textId="3B3209AE" w:rsidR="008E3CA5" w:rsidRPr="00EA3BED" w:rsidRDefault="008E3CA5" w:rsidP="000C50B5">
                      <w:pPr>
                        <w:jc w:val="center"/>
                        <w:rPr>
                          <w:rFonts w:ascii="Century Gothic" w:hAnsi="Century Gothic"/>
                          <w:sz w:val="16"/>
                        </w:rPr>
                      </w:pPr>
                      <w:r w:rsidRPr="00EA3BED">
                        <w:rPr>
                          <w:rFonts w:ascii="Century Gothic" w:hAnsi="Century Gothic"/>
                          <w:sz w:val="16"/>
                        </w:rPr>
                        <w:t>Calculated.TS</w:t>
                      </w:r>
                    </w:p>
                  </w:txbxContent>
                </v:textbox>
              </v:shape>
            </w:pict>
          </mc:Fallback>
        </mc:AlternateContent>
      </w:r>
    </w:p>
    <w:p w14:paraId="181C045C" w14:textId="09273B69" w:rsidR="000C50B5" w:rsidRDefault="000C50B5" w:rsidP="00A82510">
      <w:pPr>
        <w:pStyle w:val="Body"/>
        <w:rPr>
          <w:rFonts w:ascii="Century Gothic" w:hAnsi="Century Gothic"/>
        </w:rPr>
      </w:pPr>
    </w:p>
    <w:p w14:paraId="56F75628" w14:textId="77777777" w:rsidR="000C50B5" w:rsidRDefault="000C50B5" w:rsidP="00A82510">
      <w:pPr>
        <w:pStyle w:val="Body"/>
        <w:rPr>
          <w:rFonts w:ascii="Century Gothic" w:hAnsi="Century Gothic"/>
        </w:rPr>
      </w:pPr>
    </w:p>
    <w:p w14:paraId="4C910B34" w14:textId="77777777" w:rsidR="000C50B5" w:rsidRDefault="000C50B5" w:rsidP="00A82510">
      <w:pPr>
        <w:pStyle w:val="Body"/>
        <w:rPr>
          <w:rFonts w:ascii="Century Gothic" w:hAnsi="Century Gothic"/>
        </w:rPr>
      </w:pPr>
    </w:p>
    <w:p w14:paraId="6D6DC729" w14:textId="77777777" w:rsidR="000C50B5" w:rsidRDefault="000C50B5" w:rsidP="00A82510">
      <w:pPr>
        <w:pStyle w:val="Body"/>
        <w:rPr>
          <w:rFonts w:ascii="Century Gothic" w:hAnsi="Century Gothic"/>
        </w:rPr>
      </w:pPr>
    </w:p>
    <w:p w14:paraId="6BA0D9F9" w14:textId="77777777" w:rsidR="0002586E" w:rsidRDefault="0002586E" w:rsidP="00A82510">
      <w:pPr>
        <w:pStyle w:val="Body"/>
        <w:rPr>
          <w:rFonts w:ascii="Century Gothic" w:hAnsi="Century Gothic"/>
        </w:rPr>
      </w:pPr>
    </w:p>
    <w:p w14:paraId="57560712" w14:textId="0A9AB1BA" w:rsidR="007D32B4" w:rsidRDefault="007D32B4" w:rsidP="00A82510">
      <w:pPr>
        <w:pStyle w:val="Body"/>
        <w:rPr>
          <w:rFonts w:ascii="Century Gothic" w:hAnsi="Century Gothic"/>
        </w:rPr>
      </w:pPr>
      <w:r>
        <w:rPr>
          <w:noProof/>
          <w:lang w:eastAsia="en-US"/>
        </w:rPr>
        <w:drawing>
          <wp:inline distT="0" distB="0" distL="0" distR="0" wp14:anchorId="1A4D528C" wp14:editId="51835C29">
            <wp:extent cx="5481114" cy="3073991"/>
            <wp:effectExtent l="0" t="0" r="571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197" cy="3079085"/>
                    </a:xfrm>
                    <a:prstGeom prst="rect">
                      <a:avLst/>
                    </a:prstGeom>
                  </pic:spPr>
                </pic:pic>
              </a:graphicData>
            </a:graphic>
          </wp:inline>
        </w:drawing>
      </w:r>
    </w:p>
    <w:p w14:paraId="0E7E1174" w14:textId="15705ABF" w:rsidR="0002586E" w:rsidRDefault="0002586E" w:rsidP="00A82510">
      <w:pPr>
        <w:pStyle w:val="Body"/>
        <w:rPr>
          <w:rFonts w:ascii="Century Gothic" w:hAnsi="Century Gothic"/>
        </w:rPr>
      </w:pPr>
    </w:p>
    <w:p w14:paraId="12560F6E" w14:textId="77777777" w:rsidR="0002586E" w:rsidRDefault="0002586E" w:rsidP="00A82510">
      <w:pPr>
        <w:pStyle w:val="Body"/>
        <w:rPr>
          <w:rFonts w:ascii="Century Gothic" w:hAnsi="Century Gothic"/>
        </w:rPr>
      </w:pPr>
    </w:p>
    <w:p w14:paraId="6D509BAF" w14:textId="72DAB771" w:rsidR="007D32B4" w:rsidRDefault="00772F68"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09440" behindDoc="0" locked="0" layoutInCell="1" allowOverlap="1" wp14:anchorId="733B8608" wp14:editId="288F4694">
                <wp:simplePos x="0" y="0"/>
                <wp:positionH relativeFrom="column">
                  <wp:posOffset>2555464</wp:posOffset>
                </wp:positionH>
                <wp:positionV relativeFrom="paragraph">
                  <wp:posOffset>178714</wp:posOffset>
                </wp:positionV>
                <wp:extent cx="1314450" cy="742950"/>
                <wp:effectExtent l="0" t="0" r="0" b="0"/>
                <wp:wrapNone/>
                <wp:docPr id="323" name="Flowchart: Preparation 323"/>
                <wp:cNvGraphicFramePr/>
                <a:graphic xmlns:a="http://schemas.openxmlformats.org/drawingml/2006/main">
                  <a:graphicData uri="http://schemas.microsoft.com/office/word/2010/wordprocessingShape">
                    <wps:wsp>
                      <wps:cNvSpPr/>
                      <wps:spPr>
                        <a:xfrm>
                          <a:off x="0" y="0"/>
                          <a:ext cx="1314450" cy="742950"/>
                        </a:xfrm>
                        <a:prstGeom prst="flowChartPreparation">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C78F1B" w14:textId="0C20F82B" w:rsidR="008E3CA5" w:rsidRPr="003F3607" w:rsidRDefault="008E3CA5" w:rsidP="003F3607">
                            <w:pPr>
                              <w:jc w:val="center"/>
                              <w:rPr>
                                <w:rFonts w:ascii="Century Gothic" w:hAnsi="Century Gothic"/>
                              </w:rPr>
                            </w:pPr>
                            <w:r w:rsidRPr="003F3607">
                              <w:rPr>
                                <w:rFonts w:ascii="Century Gothic" w:hAnsi="Century Gothic"/>
                              </w:rPr>
                              <w:t>Neuron</w:t>
                            </w:r>
                            <w:r>
                              <w:rPr>
                                <w:rFonts w:ascii="Century Gothic" w:hAnsi="Century Gothic"/>
                              </w:rPr>
                              <w:t>.TS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B8608" id="Flowchart: Preparation 323" o:spid="_x0000_s1063" type="#_x0000_t117" style="position:absolute;left:0;text-align:left;margin-left:201.2pt;margin-top:14.05pt;width:103.5pt;height: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" fillcolor="#4f81bd [3204]" stroked="f" strokeweight="2pt">
                <v:textbox>
                  <w:txbxContent>
                    <w:p w14:paraId="54C78F1B" w14:textId="0C20F82B" w:rsidR="008E3CA5" w:rsidRPr="003F3607" w:rsidRDefault="008E3CA5" w:rsidP="003F3607">
                      <w:pPr>
                        <w:jc w:val="center"/>
                        <w:rPr>
                          <w:rFonts w:ascii="Century Gothic" w:hAnsi="Century Gothic"/>
                        </w:rPr>
                      </w:pPr>
                      <w:r w:rsidRPr="003F3607">
                        <w:rPr>
                          <w:rFonts w:ascii="Century Gothic" w:hAnsi="Century Gothic"/>
                        </w:rPr>
                        <w:t>Neuron</w:t>
                      </w:r>
                      <w:r>
                        <w:rPr>
                          <w:rFonts w:ascii="Century Gothic" w:hAnsi="Century Gothic"/>
                        </w:rPr>
                        <w:t>.TS</w:t>
                      </w:r>
                    </w:p>
                  </w:txbxContent>
                </v:textbox>
              </v:shape>
            </w:pict>
          </mc:Fallback>
        </mc:AlternateContent>
      </w:r>
    </w:p>
    <w:p w14:paraId="342594C0" w14:textId="23F99F59" w:rsidR="006557DB" w:rsidRDefault="006557DB" w:rsidP="00A82510">
      <w:pPr>
        <w:pStyle w:val="Body"/>
        <w:rPr>
          <w:rFonts w:ascii="Century Gothic" w:hAnsi="Century Gothic"/>
        </w:rPr>
      </w:pPr>
    </w:p>
    <w:p w14:paraId="229CE65C" w14:textId="1740D6F3" w:rsidR="003855E1" w:rsidRDefault="003855E1" w:rsidP="00A82510">
      <w:pPr>
        <w:pStyle w:val="Body"/>
        <w:rPr>
          <w:rFonts w:ascii="Century Gothic" w:hAnsi="Century Gothic"/>
        </w:rPr>
      </w:pPr>
    </w:p>
    <w:p w14:paraId="2D82E98B" w14:textId="50B258C1" w:rsidR="003F3607" w:rsidRDefault="00772F68"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19680" behindDoc="0" locked="0" layoutInCell="1" allowOverlap="1" wp14:anchorId="2DEEEA6A" wp14:editId="7FA53DD1">
                <wp:simplePos x="0" y="0"/>
                <wp:positionH relativeFrom="column">
                  <wp:posOffset>3188559</wp:posOffset>
                </wp:positionH>
                <wp:positionV relativeFrom="paragraph">
                  <wp:posOffset>224434</wp:posOffset>
                </wp:positionV>
                <wp:extent cx="0" cy="246813"/>
                <wp:effectExtent l="0" t="0" r="38100" b="20320"/>
                <wp:wrapNone/>
                <wp:docPr id="330" name="Straight Connector 330"/>
                <wp:cNvGraphicFramePr/>
                <a:graphic xmlns:a="http://schemas.openxmlformats.org/drawingml/2006/main">
                  <a:graphicData uri="http://schemas.microsoft.com/office/word/2010/wordprocessingShape">
                    <wps:wsp>
                      <wps:cNvCnPr/>
                      <wps:spPr>
                        <a:xfrm>
                          <a:off x="0" y="0"/>
                          <a:ext cx="0" cy="246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8D2E9" id="Straight Connector 33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51.05pt,17.65pt" to="251.0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" strokecolor="#4579b8 [3044]"/>
            </w:pict>
          </mc:Fallback>
        </mc:AlternateContent>
      </w:r>
    </w:p>
    <w:p w14:paraId="2A6BB04B" w14:textId="12276E3B" w:rsidR="003F3607" w:rsidRDefault="003F3607" w:rsidP="00A82510">
      <w:pPr>
        <w:pStyle w:val="Body"/>
        <w:rPr>
          <w:rFonts w:ascii="Century Gothic" w:hAnsi="Century Gothic"/>
        </w:rPr>
      </w:pPr>
    </w:p>
    <w:p w14:paraId="3D1E6952" w14:textId="5C7BA0FE" w:rsidR="003F3607" w:rsidRDefault="00772F68"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18656" behindDoc="0" locked="0" layoutInCell="1" allowOverlap="1" wp14:anchorId="69012263" wp14:editId="5576ABB8">
                <wp:simplePos x="0" y="0"/>
                <wp:positionH relativeFrom="column">
                  <wp:posOffset>1676400</wp:posOffset>
                </wp:positionH>
                <wp:positionV relativeFrom="paragraph">
                  <wp:posOffset>8890</wp:posOffset>
                </wp:positionV>
                <wp:extent cx="2890520" cy="5080"/>
                <wp:effectExtent l="0" t="0" r="24130" b="33020"/>
                <wp:wrapNone/>
                <wp:docPr id="328" name="Straight Connector 328"/>
                <wp:cNvGraphicFramePr/>
                <a:graphic xmlns:a="http://schemas.openxmlformats.org/drawingml/2006/main">
                  <a:graphicData uri="http://schemas.microsoft.com/office/word/2010/wordprocessingShape">
                    <wps:wsp>
                      <wps:cNvCnPr/>
                      <wps:spPr>
                        <a:xfrm flipV="1">
                          <a:off x="0" y="0"/>
                          <a:ext cx="289052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7B0CB" id="Straight Connector 328"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7pt" to="359.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" strokecolor="#4579b8 [3044]"/>
            </w:pict>
          </mc:Fallback>
        </mc:AlternateContent>
      </w:r>
      <w:r>
        <w:rPr>
          <w:rFonts w:ascii="Century Gothic" w:hAnsi="Century Gothic"/>
          <w:noProof/>
          <w:lang w:eastAsia="en-US"/>
        </w:rPr>
        <mc:AlternateContent>
          <mc:Choice Requires="wps">
            <w:drawing>
              <wp:anchor distT="0" distB="0" distL="114300" distR="114300" simplePos="0" relativeHeight="251726848" behindDoc="0" locked="0" layoutInCell="1" allowOverlap="1" wp14:anchorId="1510F30E" wp14:editId="05277315">
                <wp:simplePos x="0" y="0"/>
                <wp:positionH relativeFrom="column">
                  <wp:posOffset>4565650</wp:posOffset>
                </wp:positionH>
                <wp:positionV relativeFrom="paragraph">
                  <wp:posOffset>5715</wp:posOffset>
                </wp:positionV>
                <wp:extent cx="4445" cy="361315"/>
                <wp:effectExtent l="57150" t="0" r="71755" b="57785"/>
                <wp:wrapNone/>
                <wp:docPr id="334" name="Straight Arrow Connector 334"/>
                <wp:cNvGraphicFramePr/>
                <a:graphic xmlns:a="http://schemas.openxmlformats.org/drawingml/2006/main">
                  <a:graphicData uri="http://schemas.microsoft.com/office/word/2010/wordprocessingShape">
                    <wps:wsp>
                      <wps:cNvCnPr/>
                      <wps:spPr>
                        <a:xfrm>
                          <a:off x="0" y="0"/>
                          <a:ext cx="4445"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302F8" id="Straight Arrow Connector 334" o:spid="_x0000_s1026" type="#_x0000_t32" style="position:absolute;margin-left:359.5pt;margin-top:.45pt;width:.35pt;height:28.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" strokecolor="#4579b8 [3044]">
                <v:stroke endarrow="block"/>
              </v:shape>
            </w:pict>
          </mc:Fallback>
        </mc:AlternateContent>
      </w:r>
      <w:r>
        <w:rPr>
          <w:rFonts w:ascii="Century Gothic" w:hAnsi="Century Gothic"/>
          <w:noProof/>
          <w:lang w:eastAsia="en-US"/>
        </w:rPr>
        <mc:AlternateContent>
          <mc:Choice Requires="wps">
            <w:drawing>
              <wp:anchor distT="0" distB="0" distL="114300" distR="114300" simplePos="0" relativeHeight="251724800" behindDoc="0" locked="0" layoutInCell="1" allowOverlap="1" wp14:anchorId="15FA6707" wp14:editId="3A9BC6D3">
                <wp:simplePos x="0" y="0"/>
                <wp:positionH relativeFrom="column">
                  <wp:posOffset>3187700</wp:posOffset>
                </wp:positionH>
                <wp:positionV relativeFrom="paragraph">
                  <wp:posOffset>12700</wp:posOffset>
                </wp:positionV>
                <wp:extent cx="4445" cy="361315"/>
                <wp:effectExtent l="57150" t="0" r="71755" b="57785"/>
                <wp:wrapNone/>
                <wp:docPr id="333" name="Straight Arrow Connector 333"/>
                <wp:cNvGraphicFramePr/>
                <a:graphic xmlns:a="http://schemas.openxmlformats.org/drawingml/2006/main">
                  <a:graphicData uri="http://schemas.microsoft.com/office/word/2010/wordprocessingShape">
                    <wps:wsp>
                      <wps:cNvCnPr/>
                      <wps:spPr>
                        <a:xfrm>
                          <a:off x="0" y="0"/>
                          <a:ext cx="4445"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6E264" id="Straight Arrow Connector 333" o:spid="_x0000_s1026" type="#_x0000_t32" style="position:absolute;margin-left:251pt;margin-top:1pt;width:.35pt;height:28.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" strokecolor="#4579b8 [3044]">
                <v:stroke endarrow="block"/>
              </v:shape>
            </w:pict>
          </mc:Fallback>
        </mc:AlternateContent>
      </w:r>
      <w:r>
        <w:rPr>
          <w:rFonts w:ascii="Century Gothic" w:hAnsi="Century Gothic"/>
          <w:noProof/>
          <w:lang w:eastAsia="en-US"/>
        </w:rPr>
        <mc:AlternateContent>
          <mc:Choice Requires="wps">
            <w:drawing>
              <wp:anchor distT="0" distB="0" distL="114300" distR="114300" simplePos="0" relativeHeight="251722752" behindDoc="0" locked="0" layoutInCell="1" allowOverlap="1" wp14:anchorId="62BD92C7" wp14:editId="203C0BC2">
                <wp:simplePos x="0" y="0"/>
                <wp:positionH relativeFrom="column">
                  <wp:posOffset>1675130</wp:posOffset>
                </wp:positionH>
                <wp:positionV relativeFrom="paragraph">
                  <wp:posOffset>12700</wp:posOffset>
                </wp:positionV>
                <wp:extent cx="4445" cy="361315"/>
                <wp:effectExtent l="57150" t="0" r="71755" b="57785"/>
                <wp:wrapNone/>
                <wp:docPr id="332" name="Straight Arrow Connector 332"/>
                <wp:cNvGraphicFramePr/>
                <a:graphic xmlns:a="http://schemas.openxmlformats.org/drawingml/2006/main">
                  <a:graphicData uri="http://schemas.microsoft.com/office/word/2010/wordprocessingShape">
                    <wps:wsp>
                      <wps:cNvCnPr/>
                      <wps:spPr>
                        <a:xfrm>
                          <a:off x="0" y="0"/>
                          <a:ext cx="4445"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635C2" id="Straight Arrow Connector 332" o:spid="_x0000_s1026" type="#_x0000_t32" style="position:absolute;margin-left:131.9pt;margin-top:1pt;width:.35pt;height:28.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" strokecolor="#4579b8 [3044]">
                <v:stroke endarrow="block"/>
              </v:shape>
            </w:pict>
          </mc:Fallback>
        </mc:AlternateContent>
      </w:r>
      <w:r>
        <w:rPr>
          <w:rFonts w:ascii="Century Gothic" w:hAnsi="Century Gothic"/>
          <w:noProof/>
          <w:lang w:eastAsia="en-US"/>
        </w:rPr>
        <mc:AlternateContent>
          <mc:Choice Requires="wps">
            <w:drawing>
              <wp:anchor distT="0" distB="0" distL="114300" distR="114300" simplePos="0" relativeHeight="251717632" behindDoc="0" locked="0" layoutInCell="1" allowOverlap="1" wp14:anchorId="13EFB871" wp14:editId="58DFE409">
                <wp:simplePos x="0" y="0"/>
                <wp:positionH relativeFrom="column">
                  <wp:posOffset>3970655</wp:posOffset>
                </wp:positionH>
                <wp:positionV relativeFrom="paragraph">
                  <wp:posOffset>131445</wp:posOffset>
                </wp:positionV>
                <wp:extent cx="1314450" cy="742950"/>
                <wp:effectExtent l="0" t="0" r="0" b="0"/>
                <wp:wrapNone/>
                <wp:docPr id="327" name="Flowchart: Preparation 327"/>
                <wp:cNvGraphicFramePr/>
                <a:graphic xmlns:a="http://schemas.openxmlformats.org/drawingml/2006/main">
                  <a:graphicData uri="http://schemas.microsoft.com/office/word/2010/wordprocessingShape">
                    <wps:wsp>
                      <wps:cNvSpPr/>
                      <wps:spPr>
                        <a:xfrm>
                          <a:off x="0" y="0"/>
                          <a:ext cx="1314450" cy="742950"/>
                        </a:xfrm>
                        <a:prstGeom prst="flowChartPreparation">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2E2015" w14:textId="6DA8EDA9" w:rsidR="008E3CA5" w:rsidRPr="003F3607" w:rsidRDefault="008E3CA5" w:rsidP="009F35BE">
                            <w:pPr>
                              <w:jc w:val="center"/>
                              <w:rPr>
                                <w:rFonts w:ascii="Century Gothic" w:hAnsi="Century Gothic"/>
                              </w:rPr>
                            </w:pPr>
                            <w:r w:rsidRPr="003F3607">
                              <w:rPr>
                                <w:rFonts w:ascii="Century Gothic" w:hAnsi="Century Gothic"/>
                              </w:rPr>
                              <w:t>Neuron</w:t>
                            </w:r>
                            <w:r>
                              <w:rPr>
                                <w:rFonts w:ascii="Century Gothic" w:hAnsi="Century Gothic"/>
                              </w:rPr>
                              <w:t xml:space="preserve"> NXT.TS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FB871" id="Flowchart: Preparation 327" o:spid="_x0000_s1064" type="#_x0000_t117" style="position:absolute;left:0;text-align:left;margin-left:312.65pt;margin-top:10.35pt;width:103.5pt;height:5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" fillcolor="#4f81bd [3204]" stroked="f" strokeweight="2pt">
                <v:textbox>
                  <w:txbxContent>
                    <w:p w14:paraId="0E2E2015" w14:textId="6DA8EDA9" w:rsidR="008E3CA5" w:rsidRPr="003F3607" w:rsidRDefault="008E3CA5" w:rsidP="009F35BE">
                      <w:pPr>
                        <w:jc w:val="center"/>
                        <w:rPr>
                          <w:rFonts w:ascii="Century Gothic" w:hAnsi="Century Gothic"/>
                        </w:rPr>
                      </w:pPr>
                      <w:r w:rsidRPr="003F3607">
                        <w:rPr>
                          <w:rFonts w:ascii="Century Gothic" w:hAnsi="Century Gothic"/>
                        </w:rPr>
                        <w:t>Neuron</w:t>
                      </w:r>
                      <w:r>
                        <w:rPr>
                          <w:rFonts w:ascii="Century Gothic" w:hAnsi="Century Gothic"/>
                        </w:rPr>
                        <w:t xml:space="preserve"> NXT.TS</w:t>
                      </w:r>
                    </w:p>
                  </w:txbxContent>
                </v:textbox>
              </v:shape>
            </w:pict>
          </mc:Fallback>
        </mc:AlternateContent>
      </w:r>
      <w:r>
        <w:rPr>
          <w:rFonts w:ascii="Century Gothic" w:hAnsi="Century Gothic"/>
          <w:noProof/>
          <w:lang w:eastAsia="en-US"/>
        </w:rPr>
        <mc:AlternateContent>
          <mc:Choice Requires="wps">
            <w:drawing>
              <wp:anchor distT="0" distB="0" distL="114300" distR="114300" simplePos="0" relativeHeight="251715584" behindDoc="0" locked="0" layoutInCell="1" allowOverlap="1" wp14:anchorId="3737B3BC" wp14:editId="03BBDB7C">
                <wp:simplePos x="0" y="0"/>
                <wp:positionH relativeFrom="column">
                  <wp:posOffset>2513330</wp:posOffset>
                </wp:positionH>
                <wp:positionV relativeFrom="paragraph">
                  <wp:posOffset>135255</wp:posOffset>
                </wp:positionV>
                <wp:extent cx="1314450" cy="742950"/>
                <wp:effectExtent l="0" t="0" r="0" b="0"/>
                <wp:wrapNone/>
                <wp:docPr id="326" name="Flowchart: Preparation 326"/>
                <wp:cNvGraphicFramePr/>
                <a:graphic xmlns:a="http://schemas.openxmlformats.org/drawingml/2006/main">
                  <a:graphicData uri="http://schemas.microsoft.com/office/word/2010/wordprocessingShape">
                    <wps:wsp>
                      <wps:cNvSpPr/>
                      <wps:spPr>
                        <a:xfrm>
                          <a:off x="0" y="0"/>
                          <a:ext cx="1314450" cy="742950"/>
                        </a:xfrm>
                        <a:prstGeom prst="flowChartPreparation">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AAAC07" w14:textId="65D0FEC5" w:rsidR="008E3CA5" w:rsidRPr="003F3607" w:rsidRDefault="008E3CA5" w:rsidP="009F35BE">
                            <w:pPr>
                              <w:jc w:val="center"/>
                              <w:rPr>
                                <w:rFonts w:ascii="Century Gothic" w:hAnsi="Century Gothic"/>
                              </w:rPr>
                            </w:pPr>
                            <w:r w:rsidRPr="003F3607">
                              <w:rPr>
                                <w:rFonts w:ascii="Century Gothic" w:hAnsi="Century Gothic"/>
                              </w:rPr>
                              <w:t>Neuron</w:t>
                            </w:r>
                            <w:r>
                              <w:rPr>
                                <w:rFonts w:ascii="Century Gothic" w:hAnsi="Century Gothic"/>
                              </w:rPr>
                              <w:t xml:space="preserve"> 4.TS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7B3BC" id="Flowchart: Preparation 326" o:spid="_x0000_s1065" type="#_x0000_t117" style="position:absolute;left:0;text-align:left;margin-left:197.9pt;margin-top:10.65pt;width:103.5pt;height:5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" fillcolor="#4f81bd [3204]" stroked="f" strokeweight="2pt">
                <v:textbox>
                  <w:txbxContent>
                    <w:p w14:paraId="4AAAAC07" w14:textId="65D0FEC5" w:rsidR="008E3CA5" w:rsidRPr="003F3607" w:rsidRDefault="008E3CA5" w:rsidP="009F35BE">
                      <w:pPr>
                        <w:jc w:val="center"/>
                        <w:rPr>
                          <w:rFonts w:ascii="Century Gothic" w:hAnsi="Century Gothic"/>
                        </w:rPr>
                      </w:pPr>
                      <w:r w:rsidRPr="003F3607">
                        <w:rPr>
                          <w:rFonts w:ascii="Century Gothic" w:hAnsi="Century Gothic"/>
                        </w:rPr>
                        <w:t>Neuron</w:t>
                      </w:r>
                      <w:r>
                        <w:rPr>
                          <w:rFonts w:ascii="Century Gothic" w:hAnsi="Century Gothic"/>
                        </w:rPr>
                        <w:t xml:space="preserve"> 4.TS</w:t>
                      </w:r>
                    </w:p>
                  </w:txbxContent>
                </v:textbox>
              </v:shape>
            </w:pict>
          </mc:Fallback>
        </mc:AlternateContent>
      </w:r>
      <w:r>
        <w:rPr>
          <w:rFonts w:ascii="Century Gothic" w:hAnsi="Century Gothic"/>
          <w:noProof/>
          <w:lang w:eastAsia="en-US"/>
        </w:rPr>
        <mc:AlternateContent>
          <mc:Choice Requires="wps">
            <w:drawing>
              <wp:anchor distT="0" distB="0" distL="114300" distR="114300" simplePos="0" relativeHeight="251713536" behindDoc="0" locked="0" layoutInCell="1" allowOverlap="1" wp14:anchorId="1B62DA90" wp14:editId="6B25CA75">
                <wp:simplePos x="0" y="0"/>
                <wp:positionH relativeFrom="column">
                  <wp:posOffset>1018129</wp:posOffset>
                </wp:positionH>
                <wp:positionV relativeFrom="paragraph">
                  <wp:posOffset>141249</wp:posOffset>
                </wp:positionV>
                <wp:extent cx="1314450" cy="742950"/>
                <wp:effectExtent l="0" t="0" r="0" b="0"/>
                <wp:wrapNone/>
                <wp:docPr id="325" name="Flowchart: Preparation 325"/>
                <wp:cNvGraphicFramePr/>
                <a:graphic xmlns:a="http://schemas.openxmlformats.org/drawingml/2006/main">
                  <a:graphicData uri="http://schemas.microsoft.com/office/word/2010/wordprocessingShape">
                    <wps:wsp>
                      <wps:cNvSpPr/>
                      <wps:spPr>
                        <a:xfrm>
                          <a:off x="0" y="0"/>
                          <a:ext cx="1314450" cy="742950"/>
                        </a:xfrm>
                        <a:prstGeom prst="flowChartPreparation">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945248" w14:textId="46650C92" w:rsidR="008E3CA5" w:rsidRPr="003F3607" w:rsidRDefault="008E3CA5" w:rsidP="009F35BE">
                            <w:pPr>
                              <w:jc w:val="center"/>
                              <w:rPr>
                                <w:rFonts w:ascii="Century Gothic" w:hAnsi="Century Gothic"/>
                              </w:rPr>
                            </w:pPr>
                            <w:r w:rsidRPr="003F3607">
                              <w:rPr>
                                <w:rFonts w:ascii="Century Gothic" w:hAnsi="Century Gothic"/>
                              </w:rPr>
                              <w:t>Neuron</w:t>
                            </w:r>
                            <w:r>
                              <w:rPr>
                                <w:rFonts w:ascii="Century Gothic" w:hAnsi="Century Gothic"/>
                              </w:rPr>
                              <w:t xml:space="preserve"> 3.TS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2DA90" id="Flowchart: Preparation 325" o:spid="_x0000_s1066" type="#_x0000_t117" style="position:absolute;left:0;text-align:left;margin-left:80.15pt;margin-top:11.1pt;width:103.5pt;height:5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" fillcolor="#4f81bd [3204]" stroked="f" strokeweight="2pt">
                <v:textbox>
                  <w:txbxContent>
                    <w:p w14:paraId="26945248" w14:textId="46650C92" w:rsidR="008E3CA5" w:rsidRPr="003F3607" w:rsidRDefault="008E3CA5" w:rsidP="009F35BE">
                      <w:pPr>
                        <w:jc w:val="center"/>
                        <w:rPr>
                          <w:rFonts w:ascii="Century Gothic" w:hAnsi="Century Gothic"/>
                        </w:rPr>
                      </w:pPr>
                      <w:r w:rsidRPr="003F3607">
                        <w:rPr>
                          <w:rFonts w:ascii="Century Gothic" w:hAnsi="Century Gothic"/>
                        </w:rPr>
                        <w:t>Neuron</w:t>
                      </w:r>
                      <w:r>
                        <w:rPr>
                          <w:rFonts w:ascii="Century Gothic" w:hAnsi="Century Gothic"/>
                        </w:rPr>
                        <w:t xml:space="preserve"> 3.TS</w:t>
                      </w:r>
                    </w:p>
                  </w:txbxContent>
                </v:textbox>
              </v:shape>
            </w:pict>
          </mc:Fallback>
        </mc:AlternateContent>
      </w:r>
    </w:p>
    <w:p w14:paraId="29FA1E8B" w14:textId="79352F35" w:rsidR="003F3607" w:rsidRDefault="003F3607" w:rsidP="00A82510">
      <w:pPr>
        <w:pStyle w:val="Body"/>
        <w:rPr>
          <w:rFonts w:ascii="Century Gothic" w:hAnsi="Century Gothic"/>
        </w:rPr>
      </w:pPr>
    </w:p>
    <w:p w14:paraId="407934B6" w14:textId="2A6AED5C" w:rsidR="003F3607" w:rsidRDefault="003F3607" w:rsidP="00A82510">
      <w:pPr>
        <w:pStyle w:val="Body"/>
        <w:rPr>
          <w:rFonts w:ascii="Century Gothic" w:hAnsi="Century Gothic"/>
        </w:rPr>
      </w:pPr>
    </w:p>
    <w:p w14:paraId="63209E83" w14:textId="756DFB5A" w:rsidR="002D2398" w:rsidRDefault="002D2398" w:rsidP="00A82510">
      <w:pPr>
        <w:pStyle w:val="Body"/>
        <w:rPr>
          <w:rFonts w:ascii="Century Gothic" w:hAnsi="Century Gothic"/>
        </w:rPr>
      </w:pPr>
    </w:p>
    <w:p w14:paraId="17509DE4" w14:textId="4816AD32" w:rsidR="002D2398" w:rsidRDefault="002D2398" w:rsidP="00A82510">
      <w:pPr>
        <w:pStyle w:val="Body"/>
        <w:rPr>
          <w:rFonts w:ascii="Century Gothic" w:hAnsi="Century Gothic"/>
        </w:rPr>
      </w:pPr>
    </w:p>
    <w:p w14:paraId="28FF34D3" w14:textId="55CB4664" w:rsidR="0051540D" w:rsidRDefault="0051540D" w:rsidP="00A82510">
      <w:pPr>
        <w:pStyle w:val="Body"/>
        <w:rPr>
          <w:rFonts w:ascii="Century Gothic" w:hAnsi="Century Gothic"/>
        </w:rPr>
      </w:pPr>
    </w:p>
    <w:p w14:paraId="72585FBD" w14:textId="65B5ADB5" w:rsidR="006C4006" w:rsidRDefault="006C4006" w:rsidP="00A82510">
      <w:pPr>
        <w:pStyle w:val="Body"/>
        <w:rPr>
          <w:rFonts w:ascii="Century Gothic" w:hAnsi="Century Gothic"/>
        </w:rPr>
      </w:pPr>
    </w:p>
    <w:p w14:paraId="3DDE7FEA" w14:textId="4F421831" w:rsidR="001841D2" w:rsidRDefault="001841D2" w:rsidP="00A82510">
      <w:pPr>
        <w:pStyle w:val="Body"/>
        <w:rPr>
          <w:rFonts w:ascii="Century Gothic" w:hAnsi="Century Gothic"/>
          <w:b/>
          <w:u w:val="single"/>
        </w:rPr>
      </w:pPr>
      <w:r w:rsidRPr="001841D2">
        <w:rPr>
          <w:rFonts w:ascii="Century Gothic" w:hAnsi="Century Gothic"/>
          <w:b/>
          <w:u w:val="single"/>
        </w:rPr>
        <w:lastRenderedPageBreak/>
        <w:t>Data Model Breakdown:</w:t>
      </w:r>
    </w:p>
    <w:p w14:paraId="35A6E824" w14:textId="77777777" w:rsidR="00945906" w:rsidRPr="001841D2" w:rsidRDefault="00945906" w:rsidP="00A82510">
      <w:pPr>
        <w:pStyle w:val="Body"/>
        <w:rPr>
          <w:rFonts w:ascii="Century Gothic" w:hAnsi="Century Gothic"/>
          <w:b/>
          <w:u w:val="single"/>
        </w:rPr>
      </w:pPr>
    </w:p>
    <w:p w14:paraId="22591C7C" w14:textId="15117F20" w:rsidR="001841D2" w:rsidRDefault="004B74C2" w:rsidP="00A82510">
      <w:pPr>
        <w:pStyle w:val="Body"/>
        <w:rPr>
          <w:rFonts w:ascii="Century Gothic" w:hAnsi="Century Gothic"/>
        </w:rPr>
      </w:pPr>
      <w:r>
        <w:rPr>
          <w:rFonts w:ascii="Century Gothic" w:hAnsi="Century Gothic"/>
        </w:rPr>
        <w:t xml:space="preserve">Once we have defined the components of Things, Thing Templates and Thing Shapes, the below diagram </w:t>
      </w:r>
      <w:r w:rsidR="005F7F6D">
        <w:rPr>
          <w:rFonts w:ascii="Century Gothic" w:hAnsi="Century Gothic"/>
        </w:rPr>
        <w:t>shows what</w:t>
      </w:r>
      <w:r>
        <w:rPr>
          <w:rFonts w:ascii="Century Gothic" w:hAnsi="Century Gothic"/>
        </w:rPr>
        <w:t xml:space="preserve"> a specific inheritance model looks like.</w:t>
      </w:r>
    </w:p>
    <w:p w14:paraId="5B46B49B" w14:textId="428B912D" w:rsidR="00945906" w:rsidRDefault="00945906" w:rsidP="00A82510">
      <w:pPr>
        <w:pStyle w:val="Body"/>
        <w:rPr>
          <w:rFonts w:ascii="Century Gothic" w:hAnsi="Century Gothic"/>
        </w:rPr>
      </w:pPr>
    </w:p>
    <w:p w14:paraId="0C37B808" w14:textId="7E985DDD" w:rsidR="00BF669C" w:rsidRDefault="00EA0B00"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29920" behindDoc="0" locked="0" layoutInCell="1" allowOverlap="1" wp14:anchorId="3926D04E" wp14:editId="03FA43EE">
                <wp:simplePos x="0" y="0"/>
                <wp:positionH relativeFrom="margin">
                  <wp:posOffset>2581275</wp:posOffset>
                </wp:positionH>
                <wp:positionV relativeFrom="paragraph">
                  <wp:posOffset>148590</wp:posOffset>
                </wp:positionV>
                <wp:extent cx="2076450" cy="457200"/>
                <wp:effectExtent l="0" t="0" r="19050" b="19050"/>
                <wp:wrapNone/>
                <wp:docPr id="336" name="Rectangle 336"/>
                <wp:cNvGraphicFramePr/>
                <a:graphic xmlns:a="http://schemas.openxmlformats.org/drawingml/2006/main">
                  <a:graphicData uri="http://schemas.microsoft.com/office/word/2010/wordprocessingShape">
                    <wps:wsp>
                      <wps:cNvSpPr/>
                      <wps:spPr>
                        <a:xfrm>
                          <a:off x="0" y="0"/>
                          <a:ext cx="2076450" cy="4572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845E37D" w14:textId="3E0BCE88" w:rsidR="008E3CA5" w:rsidRPr="00B408BE" w:rsidRDefault="008E3CA5" w:rsidP="00EA0B00">
                            <w:pPr>
                              <w:jc w:val="center"/>
                              <w:rPr>
                                <w:rFonts w:ascii="Century Gothic" w:hAnsi="Century Gothic"/>
                              </w:rPr>
                            </w:pPr>
                            <w:r w:rsidRPr="00B408BE">
                              <w:rPr>
                                <w:rFonts w:ascii="Century Gothic" w:hAnsi="Century Gothic"/>
                              </w:rPr>
                              <w:t>ELGI.MASTER</w:t>
                            </w:r>
                            <w:r>
                              <w:rPr>
                                <w:rFonts w:ascii="Century Gothic" w:hAnsi="Century Gothic"/>
                              </w:rPr>
                              <w:t>.&lt;CType&gt;TT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6D04E" id="Rectangle 336" o:spid="_x0000_s1067" style="position:absolute;left:0;text-align:left;margin-left:203.25pt;margin-top:11.7pt;width:163.5pt;height:36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" fillcolor="#9bbb59 [3206]" strokecolor="#4e6128 [1606]" strokeweight="2pt">
                <v:textbox>
                  <w:txbxContent>
                    <w:p w14:paraId="2845E37D" w14:textId="3E0BCE88" w:rsidR="008E3CA5" w:rsidRPr="00B408BE" w:rsidRDefault="008E3CA5" w:rsidP="00EA0B00">
                      <w:pPr>
                        <w:jc w:val="center"/>
                        <w:rPr>
                          <w:rFonts w:ascii="Century Gothic" w:hAnsi="Century Gothic"/>
                        </w:rPr>
                      </w:pPr>
                      <w:r w:rsidRPr="00B408BE">
                        <w:rPr>
                          <w:rFonts w:ascii="Century Gothic" w:hAnsi="Century Gothic"/>
                        </w:rPr>
                        <w:t>ELGI.MASTER</w:t>
                      </w:r>
                      <w:r>
                        <w:rPr>
                          <w:rFonts w:ascii="Century Gothic" w:hAnsi="Century Gothic"/>
                        </w:rPr>
                        <w:t>.&lt;CType&gt;TT</w:t>
                      </w:r>
                    </w:p>
                  </w:txbxContent>
                </v:textbox>
                <w10:wrap anchorx="margin"/>
              </v:rect>
            </w:pict>
          </mc:Fallback>
        </mc:AlternateContent>
      </w:r>
    </w:p>
    <w:p w14:paraId="0128AFAF" w14:textId="39A75991" w:rsidR="00BF669C" w:rsidRDefault="00BF669C" w:rsidP="00A82510">
      <w:pPr>
        <w:pStyle w:val="Body"/>
        <w:rPr>
          <w:rFonts w:ascii="Century Gothic" w:hAnsi="Century Gothic"/>
        </w:rPr>
      </w:pPr>
    </w:p>
    <w:p w14:paraId="425A2656" w14:textId="6B5B2908" w:rsidR="00BF669C" w:rsidRDefault="00773275"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35040" behindDoc="0" locked="0" layoutInCell="1" allowOverlap="1" wp14:anchorId="234217D0" wp14:editId="1B463449">
                <wp:simplePos x="0" y="0"/>
                <wp:positionH relativeFrom="column">
                  <wp:posOffset>3600450</wp:posOffset>
                </wp:positionH>
                <wp:positionV relativeFrom="paragraph">
                  <wp:posOffset>161290</wp:posOffset>
                </wp:positionV>
                <wp:extent cx="0" cy="762000"/>
                <wp:effectExtent l="76200" t="0" r="57150" b="57150"/>
                <wp:wrapNone/>
                <wp:docPr id="339" name="Straight Arrow Connector 339"/>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C5602" id="Straight Arrow Connector 339" o:spid="_x0000_s1026" type="#_x0000_t32" style="position:absolute;margin-left:283.5pt;margin-top:12.7pt;width:0;height:60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" strokecolor="#4579b8 [3044]">
                <v:stroke endarrow="block"/>
              </v:shape>
            </w:pict>
          </mc:Fallback>
        </mc:AlternateContent>
      </w:r>
    </w:p>
    <w:p w14:paraId="45B96CEC" w14:textId="74DBC380" w:rsidR="00BF669C" w:rsidRDefault="00BF669C" w:rsidP="00A82510">
      <w:pPr>
        <w:pStyle w:val="Body"/>
        <w:rPr>
          <w:rFonts w:ascii="Century Gothic" w:hAnsi="Century Gothic"/>
        </w:rPr>
      </w:pPr>
    </w:p>
    <w:p w14:paraId="5D9B039F" w14:textId="0E07AD45" w:rsidR="00BF669C" w:rsidRDefault="002527AB"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34016" behindDoc="0" locked="0" layoutInCell="1" allowOverlap="1" wp14:anchorId="7DC5111F" wp14:editId="2110C09E">
                <wp:simplePos x="0" y="0"/>
                <wp:positionH relativeFrom="margin">
                  <wp:posOffset>5257800</wp:posOffset>
                </wp:positionH>
                <wp:positionV relativeFrom="paragraph">
                  <wp:posOffset>211455</wp:posOffset>
                </wp:positionV>
                <wp:extent cx="1781175" cy="1047750"/>
                <wp:effectExtent l="0" t="0" r="9525" b="0"/>
                <wp:wrapNone/>
                <wp:docPr id="338" name="Flowchart: Preparation 338"/>
                <wp:cNvGraphicFramePr/>
                <a:graphic xmlns:a="http://schemas.openxmlformats.org/drawingml/2006/main">
                  <a:graphicData uri="http://schemas.microsoft.com/office/word/2010/wordprocessingShape">
                    <wps:wsp>
                      <wps:cNvSpPr/>
                      <wps:spPr>
                        <a:xfrm>
                          <a:off x="0" y="0"/>
                          <a:ext cx="1781175" cy="1047750"/>
                        </a:xfrm>
                        <a:prstGeom prst="flowChartPreparation">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448135" w14:textId="77777777" w:rsidR="008E3CA5" w:rsidRDefault="008E3CA5" w:rsidP="005D0A99">
                            <w:pPr>
                              <w:jc w:val="center"/>
                              <w:rPr>
                                <w:rFonts w:ascii="Century Gothic" w:hAnsi="Century Gothic"/>
                              </w:rPr>
                            </w:pPr>
                            <w:r>
                              <w:rPr>
                                <w:rFonts w:ascii="Century Gothic" w:hAnsi="Century Gothic"/>
                              </w:rPr>
                              <w:t>ELGI.</w:t>
                            </w:r>
                          </w:p>
                          <w:p w14:paraId="2A593855" w14:textId="21795F2A" w:rsidR="008E3CA5" w:rsidRPr="003F3607" w:rsidRDefault="008E3CA5" w:rsidP="005D0A99">
                            <w:pPr>
                              <w:jc w:val="center"/>
                              <w:rPr>
                                <w:rFonts w:ascii="Century Gothic" w:hAnsi="Century Gothic"/>
                              </w:rPr>
                            </w:pPr>
                            <w:r>
                              <w:rPr>
                                <w:rFonts w:ascii="Century Gothic" w:hAnsi="Century Gothic"/>
                              </w:rPr>
                              <w:t>Calculated.TS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5111F" id="Flowchart: Preparation 338" o:spid="_x0000_s1068" type="#_x0000_t117" style="position:absolute;left:0;text-align:left;margin-left:414pt;margin-top:16.65pt;width:140.25pt;height: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" fillcolor="#4f81bd [3204]" stroked="f" strokeweight="2pt">
                <v:textbox>
                  <w:txbxContent>
                    <w:p w14:paraId="48448135" w14:textId="77777777" w:rsidR="008E3CA5" w:rsidRDefault="008E3CA5" w:rsidP="005D0A99">
                      <w:pPr>
                        <w:jc w:val="center"/>
                        <w:rPr>
                          <w:rFonts w:ascii="Century Gothic" w:hAnsi="Century Gothic"/>
                        </w:rPr>
                      </w:pPr>
                      <w:r>
                        <w:rPr>
                          <w:rFonts w:ascii="Century Gothic" w:hAnsi="Century Gothic"/>
                        </w:rPr>
                        <w:t>ELGI.</w:t>
                      </w:r>
                    </w:p>
                    <w:p w14:paraId="2A593855" w14:textId="21795F2A" w:rsidR="008E3CA5" w:rsidRPr="003F3607" w:rsidRDefault="008E3CA5" w:rsidP="005D0A99">
                      <w:pPr>
                        <w:jc w:val="center"/>
                        <w:rPr>
                          <w:rFonts w:ascii="Century Gothic" w:hAnsi="Century Gothic"/>
                        </w:rPr>
                      </w:pPr>
                      <w:r>
                        <w:rPr>
                          <w:rFonts w:ascii="Century Gothic" w:hAnsi="Century Gothic"/>
                        </w:rPr>
                        <w:t>Calculated.TS</w:t>
                      </w:r>
                    </w:p>
                  </w:txbxContent>
                </v:textbox>
                <w10:wrap anchorx="margin"/>
              </v:shape>
            </w:pict>
          </mc:Fallback>
        </mc:AlternateContent>
      </w:r>
      <w:r w:rsidR="00395C85">
        <w:rPr>
          <w:rFonts w:ascii="Century Gothic" w:hAnsi="Century Gothic"/>
          <w:noProof/>
          <w:lang w:eastAsia="en-US"/>
        </w:rPr>
        <mc:AlternateContent>
          <mc:Choice Requires="wps">
            <w:drawing>
              <wp:anchor distT="0" distB="0" distL="114300" distR="114300" simplePos="0" relativeHeight="251731968" behindDoc="0" locked="0" layoutInCell="1" allowOverlap="1" wp14:anchorId="5BEB7DB9" wp14:editId="578ED588">
                <wp:simplePos x="0" y="0"/>
                <wp:positionH relativeFrom="margin">
                  <wp:align>left</wp:align>
                </wp:positionH>
                <wp:positionV relativeFrom="paragraph">
                  <wp:posOffset>173355</wp:posOffset>
                </wp:positionV>
                <wp:extent cx="2038350" cy="1104900"/>
                <wp:effectExtent l="0" t="0" r="0" b="0"/>
                <wp:wrapNone/>
                <wp:docPr id="337" name="Flowchart: Preparation 337"/>
                <wp:cNvGraphicFramePr/>
                <a:graphic xmlns:a="http://schemas.openxmlformats.org/drawingml/2006/main">
                  <a:graphicData uri="http://schemas.microsoft.com/office/word/2010/wordprocessingShape">
                    <wps:wsp>
                      <wps:cNvSpPr/>
                      <wps:spPr>
                        <a:xfrm>
                          <a:off x="0" y="0"/>
                          <a:ext cx="2038350" cy="1104900"/>
                        </a:xfrm>
                        <a:prstGeom prst="flowChartPreparation">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334CA" w14:textId="5F4EBCD1" w:rsidR="008E3CA5" w:rsidRPr="003F3607" w:rsidRDefault="008E3CA5" w:rsidP="00E32A6E">
                            <w:pPr>
                              <w:jc w:val="center"/>
                              <w:rPr>
                                <w:rFonts w:ascii="Century Gothic" w:hAnsi="Century Gothic"/>
                              </w:rPr>
                            </w:pPr>
                            <w:r w:rsidRPr="003F3607">
                              <w:rPr>
                                <w:rFonts w:ascii="Century Gothic" w:hAnsi="Century Gothic"/>
                              </w:rPr>
                              <w:t>Neuron</w:t>
                            </w:r>
                            <w:r>
                              <w:rPr>
                                <w:rFonts w:ascii="Century Gothic" w:hAnsi="Century Gothic"/>
                              </w:rPr>
                              <w:t>&lt;Type&gt;.TS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B7DB9" id="Flowchart: Preparation 337" o:spid="_x0000_s1069" type="#_x0000_t117" style="position:absolute;left:0;text-align:left;margin-left:0;margin-top:13.65pt;width:160.5pt;height:8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" fillcolor="#4f81bd [3204]" stroked="f" strokeweight="2pt">
                <v:textbox>
                  <w:txbxContent>
                    <w:p w14:paraId="541334CA" w14:textId="5F4EBCD1" w:rsidR="008E3CA5" w:rsidRPr="003F3607" w:rsidRDefault="008E3CA5" w:rsidP="00E32A6E">
                      <w:pPr>
                        <w:jc w:val="center"/>
                        <w:rPr>
                          <w:rFonts w:ascii="Century Gothic" w:hAnsi="Century Gothic"/>
                        </w:rPr>
                      </w:pPr>
                      <w:r w:rsidRPr="003F3607">
                        <w:rPr>
                          <w:rFonts w:ascii="Century Gothic" w:hAnsi="Century Gothic"/>
                        </w:rPr>
                        <w:t>Neuron</w:t>
                      </w:r>
                      <w:r>
                        <w:rPr>
                          <w:rFonts w:ascii="Century Gothic" w:hAnsi="Century Gothic"/>
                        </w:rPr>
                        <w:t>&lt;Type&gt;.TS</w:t>
                      </w:r>
                    </w:p>
                  </w:txbxContent>
                </v:textbox>
                <w10:wrap anchorx="margin"/>
              </v:shape>
            </w:pict>
          </mc:Fallback>
        </mc:AlternateContent>
      </w:r>
    </w:p>
    <w:p w14:paraId="60993A09" w14:textId="10C04AF0" w:rsidR="005F7F6D" w:rsidRDefault="005F7F6D" w:rsidP="00A82510">
      <w:pPr>
        <w:pStyle w:val="Body"/>
        <w:rPr>
          <w:rFonts w:ascii="Century Gothic" w:hAnsi="Century Gothic"/>
        </w:rPr>
      </w:pPr>
    </w:p>
    <w:p w14:paraId="4B395A55" w14:textId="6202E5A5" w:rsidR="005F7F6D" w:rsidRDefault="00EA0B00"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27872" behindDoc="0" locked="0" layoutInCell="1" allowOverlap="1" wp14:anchorId="47AF9252" wp14:editId="5248D4B1">
                <wp:simplePos x="0" y="0"/>
                <wp:positionH relativeFrom="margin">
                  <wp:posOffset>2466975</wp:posOffset>
                </wp:positionH>
                <wp:positionV relativeFrom="paragraph">
                  <wp:posOffset>4445</wp:posOffset>
                </wp:positionV>
                <wp:extent cx="2381250" cy="581025"/>
                <wp:effectExtent l="0" t="0" r="0" b="9525"/>
                <wp:wrapNone/>
                <wp:docPr id="335" name="Flowchart: Terminator 335"/>
                <wp:cNvGraphicFramePr/>
                <a:graphic xmlns:a="http://schemas.openxmlformats.org/drawingml/2006/main">
                  <a:graphicData uri="http://schemas.microsoft.com/office/word/2010/wordprocessingShape">
                    <wps:wsp>
                      <wps:cNvSpPr/>
                      <wps:spPr>
                        <a:xfrm>
                          <a:off x="0" y="0"/>
                          <a:ext cx="2381250" cy="581025"/>
                        </a:xfrm>
                        <a:prstGeom prst="flowChartTerminator">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29C83D" w14:textId="474EB2C2" w:rsidR="008E3CA5" w:rsidRPr="00BF669C" w:rsidRDefault="008E3CA5" w:rsidP="00BF669C">
                            <w:pPr>
                              <w:jc w:val="center"/>
                              <w:rPr>
                                <w:rFonts w:ascii="Century Gothic" w:hAnsi="Century Gothic"/>
                              </w:rPr>
                            </w:pPr>
                            <w:r w:rsidRPr="00BF669C">
                              <w:rPr>
                                <w:rFonts w:ascii="Century Gothic" w:hAnsi="Century Gothic"/>
                              </w:rPr>
                              <w:t>Elgi.Compressor&lt;</w:t>
                            </w:r>
                            <w:r>
                              <w:rPr>
                                <w:rFonts w:ascii="Century Gothic" w:hAnsi="Century Gothic"/>
                              </w:rPr>
                              <w:t>UID</w:t>
                            </w:r>
                            <w:r w:rsidRPr="00BF669C">
                              <w:rPr>
                                <w:rFonts w:ascii="Century Gothic" w:hAnsi="Century Gothic"/>
                              </w:rPr>
                              <w:t>&gt;.Thing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F9252" id="_x0000_t116" coordsize="21600,21600" o:spt="116" path="m3475,qx,10800,3475,21600l18125,21600qx21600,10800,18125,xe">
                <v:stroke joinstyle="miter"/>
                <v:path gradientshapeok="t" o:connecttype="rect" textboxrect="1018,3163,20582,18437"/>
              </v:shapetype>
              <v:shape id="Flowchart: Terminator 335" o:spid="_x0000_s1070" type="#_x0000_t116" style="position:absolute;left:0;text-align:left;margin-left:194.25pt;margin-top:.35pt;width:187.5pt;height:4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" fillcolor="#943634 [2405]" stroked="f" strokeweight="2pt">
                <v:textbox>
                  <w:txbxContent>
                    <w:p w14:paraId="5129C83D" w14:textId="474EB2C2" w:rsidR="008E3CA5" w:rsidRPr="00BF669C" w:rsidRDefault="008E3CA5" w:rsidP="00BF669C">
                      <w:pPr>
                        <w:jc w:val="center"/>
                        <w:rPr>
                          <w:rFonts w:ascii="Century Gothic" w:hAnsi="Century Gothic"/>
                        </w:rPr>
                      </w:pPr>
                      <w:r w:rsidRPr="00BF669C">
                        <w:rPr>
                          <w:rFonts w:ascii="Century Gothic" w:hAnsi="Century Gothic"/>
                        </w:rPr>
                        <w:t>Elgi.Compressor&lt;</w:t>
                      </w:r>
                      <w:r>
                        <w:rPr>
                          <w:rFonts w:ascii="Century Gothic" w:hAnsi="Century Gothic"/>
                        </w:rPr>
                        <w:t>UID</w:t>
                      </w:r>
                      <w:r w:rsidRPr="00BF669C">
                        <w:rPr>
                          <w:rFonts w:ascii="Century Gothic" w:hAnsi="Century Gothic"/>
                        </w:rPr>
                        <w:t>&gt;.Thing</w:t>
                      </w:r>
                    </w:p>
                  </w:txbxContent>
                </v:textbox>
                <w10:wrap anchorx="margin"/>
              </v:shape>
            </w:pict>
          </mc:Fallback>
        </mc:AlternateContent>
      </w:r>
    </w:p>
    <w:p w14:paraId="59392FB2" w14:textId="71414668" w:rsidR="001841D2" w:rsidRDefault="002527AB"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49376" behindDoc="0" locked="0" layoutInCell="1" allowOverlap="1" wp14:anchorId="7036FB97" wp14:editId="088D7434">
                <wp:simplePos x="0" y="0"/>
                <wp:positionH relativeFrom="column">
                  <wp:posOffset>4829175</wp:posOffset>
                </wp:positionH>
                <wp:positionV relativeFrom="paragraph">
                  <wp:posOffset>40005</wp:posOffset>
                </wp:positionV>
                <wp:extent cx="447675" cy="0"/>
                <wp:effectExtent l="38100" t="76200" r="0" b="95250"/>
                <wp:wrapNone/>
                <wp:docPr id="349" name="Straight Arrow Connector 349"/>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2A6CE4" id="Straight Arrow Connector 349" o:spid="_x0000_s1026" type="#_x0000_t32" style="position:absolute;margin-left:380.25pt;margin-top:3.15pt;width:35.25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" strokecolor="#4579b8 [3044]">
                <v:stroke endarrow="block"/>
              </v:shape>
            </w:pict>
          </mc:Fallback>
        </mc:AlternateContent>
      </w:r>
      <w:r w:rsidR="00773275">
        <w:rPr>
          <w:rFonts w:ascii="Century Gothic" w:hAnsi="Century Gothic"/>
          <w:noProof/>
          <w:lang w:eastAsia="en-US"/>
        </w:rPr>
        <mc:AlternateContent>
          <mc:Choice Requires="wps">
            <w:drawing>
              <wp:anchor distT="0" distB="0" distL="114300" distR="114300" simplePos="0" relativeHeight="251736064" behindDoc="0" locked="0" layoutInCell="1" allowOverlap="1" wp14:anchorId="49A1F951" wp14:editId="06D9CB99">
                <wp:simplePos x="0" y="0"/>
                <wp:positionH relativeFrom="column">
                  <wp:posOffset>2038350</wp:posOffset>
                </wp:positionH>
                <wp:positionV relativeFrom="paragraph">
                  <wp:posOffset>30480</wp:posOffset>
                </wp:positionV>
                <wp:extent cx="428625" cy="0"/>
                <wp:effectExtent l="0" t="76200" r="9525" b="95250"/>
                <wp:wrapNone/>
                <wp:docPr id="341" name="Straight Arrow Connector 341"/>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37356" id="Straight Arrow Connector 341" o:spid="_x0000_s1026" type="#_x0000_t32" style="position:absolute;margin-left:160.5pt;margin-top:2.4pt;width:33.7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q41wEAAAMEAAAOAAAAZHJzL2Uyb0RvYy54bWysU9tuEzEQfUfiHyy/k01Cqa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" strokecolor="#4579b8 [3044]">
                <v:stroke endarrow="block"/>
              </v:shape>
            </w:pict>
          </mc:Fallback>
        </mc:AlternateContent>
      </w:r>
    </w:p>
    <w:p w14:paraId="2EA2F05A" w14:textId="195DB934" w:rsidR="00BF669C" w:rsidRDefault="00BF669C" w:rsidP="00A82510">
      <w:pPr>
        <w:pStyle w:val="Body"/>
        <w:rPr>
          <w:rFonts w:ascii="Century Gothic" w:hAnsi="Century Gothic"/>
        </w:rPr>
      </w:pPr>
    </w:p>
    <w:p w14:paraId="556CC940" w14:textId="5F927C61" w:rsidR="00BF669C" w:rsidRDefault="00BF669C" w:rsidP="00A82510">
      <w:pPr>
        <w:pStyle w:val="Body"/>
        <w:rPr>
          <w:rFonts w:ascii="Century Gothic" w:hAnsi="Century Gothic"/>
        </w:rPr>
      </w:pPr>
    </w:p>
    <w:p w14:paraId="11BA7526" w14:textId="5E3A676A" w:rsidR="00BF669C" w:rsidRDefault="00BF669C" w:rsidP="00A82510">
      <w:pPr>
        <w:pStyle w:val="Body"/>
        <w:rPr>
          <w:rFonts w:ascii="Century Gothic" w:hAnsi="Century Gothic"/>
        </w:rPr>
      </w:pPr>
    </w:p>
    <w:p w14:paraId="019E2EEB" w14:textId="13B16442" w:rsidR="00BF669C" w:rsidRDefault="00574FA3" w:rsidP="00A82510">
      <w:pPr>
        <w:pStyle w:val="Body"/>
        <w:rPr>
          <w:rFonts w:ascii="Century Gothic" w:hAnsi="Century Gothic"/>
        </w:rPr>
      </w:pPr>
      <w:commentRangeStart w:id="43"/>
      <w:commentRangeEnd w:id="43"/>
      <w:r>
        <w:rPr>
          <w:rStyle w:val="CommentReference"/>
          <w:color w:val="000000"/>
        </w:rPr>
        <w:commentReference w:id="43"/>
      </w:r>
    </w:p>
    <w:p w14:paraId="231571E4" w14:textId="62D94AC0" w:rsidR="00BF669C" w:rsidRDefault="00BF669C" w:rsidP="00A82510">
      <w:pPr>
        <w:pStyle w:val="Body"/>
        <w:rPr>
          <w:rFonts w:ascii="Century Gothic" w:hAnsi="Century Gothic"/>
        </w:rPr>
      </w:pPr>
    </w:p>
    <w:p w14:paraId="688EA62B" w14:textId="47BC20A0" w:rsidR="00BF669C" w:rsidRDefault="004B41AA"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37088" behindDoc="0" locked="0" layoutInCell="1" allowOverlap="1" wp14:anchorId="1B72BEF0" wp14:editId="05B536D8">
                <wp:simplePos x="0" y="0"/>
                <wp:positionH relativeFrom="column">
                  <wp:posOffset>4029075</wp:posOffset>
                </wp:positionH>
                <wp:positionV relativeFrom="paragraph">
                  <wp:posOffset>143510</wp:posOffset>
                </wp:positionV>
                <wp:extent cx="3105150" cy="142875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3105150" cy="1428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F36A" id="Rectangle 342" o:spid="_x0000_s1026" style="position:absolute;margin-left:317.25pt;margin-top:11.3pt;width:244.5pt;height:11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" filled="f" strokecolor="black [3213]" strokeweight="2pt"/>
            </w:pict>
          </mc:Fallback>
        </mc:AlternateContent>
      </w:r>
    </w:p>
    <w:p w14:paraId="248A4CC7" w14:textId="490C6727" w:rsidR="004B41AA" w:rsidRDefault="00C12405"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40160" behindDoc="0" locked="0" layoutInCell="1" allowOverlap="1" wp14:anchorId="1CC57777" wp14:editId="14E03252">
                <wp:simplePos x="0" y="0"/>
                <wp:positionH relativeFrom="column">
                  <wp:posOffset>4762500</wp:posOffset>
                </wp:positionH>
                <wp:positionV relativeFrom="paragraph">
                  <wp:posOffset>54610</wp:posOffset>
                </wp:positionV>
                <wp:extent cx="1771650" cy="190500"/>
                <wp:effectExtent l="0" t="0" r="19050" b="23495"/>
                <wp:wrapNone/>
                <wp:docPr id="344" name="Text Box 344"/>
                <wp:cNvGraphicFramePr/>
                <a:graphic xmlns:a="http://schemas.openxmlformats.org/drawingml/2006/main">
                  <a:graphicData uri="http://schemas.microsoft.com/office/word/2010/wordprocessingShape">
                    <wps:wsp>
                      <wps:cNvSpPr txBox="1"/>
                      <wps:spPr>
                        <a:xfrm>
                          <a:off x="0" y="0"/>
                          <a:ext cx="1771650" cy="190500"/>
                        </a:xfrm>
                        <a:prstGeom prst="rect">
                          <a:avLst/>
                        </a:prstGeom>
                        <a:noFill/>
                        <a:ln w="6350">
                          <a:solidFill>
                            <a:prstClr val="black"/>
                          </a:solidFill>
                        </a:ln>
                      </wps:spPr>
                      <wps:txbx>
                        <w:txbxContent>
                          <w:p w14:paraId="20CC0D95" w14:textId="209E038C" w:rsidR="008E3CA5" w:rsidRPr="00C12405" w:rsidRDefault="008E3CA5">
                            <w:pPr>
                              <w:rPr>
                                <w:rFonts w:ascii="Century Gothic" w:hAnsi="Century Gothic"/>
                              </w:rPr>
                            </w:pPr>
                            <w:r>
                              <w:rPr>
                                <w:rFonts w:ascii="Century Gothic" w:hAnsi="Century Gothic"/>
                              </w:rPr>
                              <w:t xml:space="preserve"> </w:t>
                            </w:r>
                            <w:r w:rsidRPr="00C12405">
                              <w:rPr>
                                <w:rFonts w:ascii="Century Gothic" w:hAnsi="Century Gothic"/>
                              </w:rPr>
                              <w:t>Thing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57777" id="Text Box 344" o:spid="_x0000_s1071" type="#_x0000_t202" style="position:absolute;left:0;text-align:left;margin-left:375pt;margin-top:4.3pt;width:139.5pt;height: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" filled="f" strokeweight=".5pt">
                <v:textbox style="mso-fit-shape-to-text:t" inset="0,0,0,0">
                  <w:txbxContent>
                    <w:p w14:paraId="20CC0D95" w14:textId="209E038C" w:rsidR="008E3CA5" w:rsidRPr="00C12405" w:rsidRDefault="008E3CA5">
                      <w:pPr>
                        <w:rPr>
                          <w:rFonts w:ascii="Century Gothic" w:hAnsi="Century Gothic"/>
                        </w:rPr>
                      </w:pPr>
                      <w:r>
                        <w:rPr>
                          <w:rFonts w:ascii="Century Gothic" w:hAnsi="Century Gothic"/>
                        </w:rPr>
                        <w:t xml:space="preserve"> </w:t>
                      </w:r>
                      <w:r w:rsidRPr="00C12405">
                        <w:rPr>
                          <w:rFonts w:ascii="Century Gothic" w:hAnsi="Century Gothic"/>
                        </w:rPr>
                        <w:t>Thing Template</w:t>
                      </w:r>
                    </w:p>
                  </w:txbxContent>
                </v:textbox>
              </v:shape>
            </w:pict>
          </mc:Fallback>
        </mc:AlternateContent>
      </w:r>
      <w:r w:rsidR="004B41AA">
        <w:rPr>
          <w:rFonts w:ascii="Century Gothic" w:hAnsi="Century Gothic"/>
          <w:noProof/>
          <w:lang w:eastAsia="en-US"/>
        </w:rPr>
        <mc:AlternateContent>
          <mc:Choice Requires="wps">
            <w:drawing>
              <wp:anchor distT="0" distB="0" distL="114300" distR="114300" simplePos="0" relativeHeight="251739136" behindDoc="0" locked="0" layoutInCell="1" allowOverlap="1" wp14:anchorId="7E1FE583" wp14:editId="78713DE8">
                <wp:simplePos x="0" y="0"/>
                <wp:positionH relativeFrom="margin">
                  <wp:posOffset>4162425</wp:posOffset>
                </wp:positionH>
                <wp:positionV relativeFrom="paragraph">
                  <wp:posOffset>54610</wp:posOffset>
                </wp:positionV>
                <wp:extent cx="314325" cy="171450"/>
                <wp:effectExtent l="0" t="0" r="28575" b="19050"/>
                <wp:wrapNone/>
                <wp:docPr id="343" name="Rectangle 343"/>
                <wp:cNvGraphicFramePr/>
                <a:graphic xmlns:a="http://schemas.openxmlformats.org/drawingml/2006/main">
                  <a:graphicData uri="http://schemas.microsoft.com/office/word/2010/wordprocessingShape">
                    <wps:wsp>
                      <wps:cNvSpPr/>
                      <wps:spPr>
                        <a:xfrm>
                          <a:off x="0" y="0"/>
                          <a:ext cx="314325" cy="17145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1B598919" w14:textId="6B42C412" w:rsidR="008E3CA5" w:rsidRPr="00B408BE" w:rsidRDefault="008E3CA5" w:rsidP="004B41AA">
                            <w:pPr>
                              <w:jc w:val="center"/>
                              <w:rPr>
                                <w:rFonts w:ascii="Century Gothic" w:hAnsi="Century Gothic"/>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FE583" id="Rectangle 343" o:spid="_x0000_s1072" style="position:absolute;left:0;text-align:left;margin-left:327.75pt;margin-top:4.3pt;width:24.75pt;height:1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" fillcolor="#9bbb59 [3206]" strokecolor="#4e6128 [1606]" strokeweight="2pt">
                <v:textbox>
                  <w:txbxContent>
                    <w:p w14:paraId="1B598919" w14:textId="6B42C412" w:rsidR="008E3CA5" w:rsidRPr="00B408BE" w:rsidRDefault="008E3CA5" w:rsidP="004B41AA">
                      <w:pPr>
                        <w:jc w:val="center"/>
                        <w:rPr>
                          <w:rFonts w:ascii="Century Gothic" w:hAnsi="Century Gothic"/>
                        </w:rPr>
                      </w:pPr>
                    </w:p>
                  </w:txbxContent>
                </v:textbox>
                <w10:wrap anchorx="margin"/>
              </v:rect>
            </w:pict>
          </mc:Fallback>
        </mc:AlternateContent>
      </w:r>
    </w:p>
    <w:p w14:paraId="586E908A" w14:textId="79BFDF49" w:rsidR="004B41AA" w:rsidRDefault="00C12405"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44256" behindDoc="0" locked="0" layoutInCell="1" allowOverlap="1" wp14:anchorId="2047E444" wp14:editId="1FFA9B02">
                <wp:simplePos x="0" y="0"/>
                <wp:positionH relativeFrom="column">
                  <wp:posOffset>4762500</wp:posOffset>
                </wp:positionH>
                <wp:positionV relativeFrom="paragraph">
                  <wp:posOffset>232410</wp:posOffset>
                </wp:positionV>
                <wp:extent cx="1771650" cy="190500"/>
                <wp:effectExtent l="0" t="0" r="19050" b="12700"/>
                <wp:wrapNone/>
                <wp:docPr id="346" name="Text Box 346"/>
                <wp:cNvGraphicFramePr/>
                <a:graphic xmlns:a="http://schemas.openxmlformats.org/drawingml/2006/main">
                  <a:graphicData uri="http://schemas.microsoft.com/office/word/2010/wordprocessingShape">
                    <wps:wsp>
                      <wps:cNvSpPr txBox="1"/>
                      <wps:spPr>
                        <a:xfrm>
                          <a:off x="0" y="0"/>
                          <a:ext cx="1771650" cy="190500"/>
                        </a:xfrm>
                        <a:prstGeom prst="rect">
                          <a:avLst/>
                        </a:prstGeom>
                        <a:noFill/>
                        <a:ln w="6350">
                          <a:solidFill>
                            <a:prstClr val="black"/>
                          </a:solidFill>
                        </a:ln>
                      </wps:spPr>
                      <wps:txbx>
                        <w:txbxContent>
                          <w:p w14:paraId="71BC90F5" w14:textId="68FAD85D" w:rsidR="008E3CA5" w:rsidRPr="00C12405" w:rsidRDefault="008E3CA5" w:rsidP="00C12405">
                            <w:pPr>
                              <w:rPr>
                                <w:rFonts w:ascii="Century Gothic" w:hAnsi="Century Gothic"/>
                              </w:rPr>
                            </w:pPr>
                            <w:r>
                              <w:rPr>
                                <w:rFonts w:ascii="Century Gothic" w:hAnsi="Century Gothic"/>
                              </w:rPr>
                              <w:t xml:space="preserve"> </w:t>
                            </w:r>
                            <w:r w:rsidRPr="00C12405">
                              <w:rPr>
                                <w:rFonts w:ascii="Century Gothic" w:hAnsi="Century Gothic"/>
                              </w:rPr>
                              <w:t xml:space="preserve">Thing </w:t>
                            </w:r>
                            <w:r>
                              <w:rPr>
                                <w:rFonts w:ascii="Century Gothic" w:hAnsi="Century Gothic"/>
                              </w:rPr>
                              <w:t>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7E444" id="Text Box 346" o:spid="_x0000_s1073" type="#_x0000_t202" style="position:absolute;left:0;text-align:left;margin-left:375pt;margin-top:18.3pt;width:139.5pt;height:1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" filled="f" strokeweight=".5pt">
                <v:textbox style="mso-fit-shape-to-text:t" inset="0,0,0,0">
                  <w:txbxContent>
                    <w:p w14:paraId="71BC90F5" w14:textId="68FAD85D" w:rsidR="008E3CA5" w:rsidRPr="00C12405" w:rsidRDefault="008E3CA5" w:rsidP="00C12405">
                      <w:pPr>
                        <w:rPr>
                          <w:rFonts w:ascii="Century Gothic" w:hAnsi="Century Gothic"/>
                        </w:rPr>
                      </w:pPr>
                      <w:r>
                        <w:rPr>
                          <w:rFonts w:ascii="Century Gothic" w:hAnsi="Century Gothic"/>
                        </w:rPr>
                        <w:t xml:space="preserve"> </w:t>
                      </w:r>
                      <w:r w:rsidRPr="00C12405">
                        <w:rPr>
                          <w:rFonts w:ascii="Century Gothic" w:hAnsi="Century Gothic"/>
                        </w:rPr>
                        <w:t xml:space="preserve">Thing </w:t>
                      </w:r>
                      <w:r>
                        <w:rPr>
                          <w:rFonts w:ascii="Century Gothic" w:hAnsi="Century Gothic"/>
                        </w:rPr>
                        <w:t>Shape</w:t>
                      </w:r>
                    </w:p>
                  </w:txbxContent>
                </v:textbox>
              </v:shape>
            </w:pict>
          </mc:Fallback>
        </mc:AlternateContent>
      </w:r>
    </w:p>
    <w:p w14:paraId="6B34F9F3" w14:textId="784887EA" w:rsidR="004B41AA" w:rsidRDefault="00C12405"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42208" behindDoc="0" locked="0" layoutInCell="1" allowOverlap="1" wp14:anchorId="7F47C070" wp14:editId="535AB930">
                <wp:simplePos x="0" y="0"/>
                <wp:positionH relativeFrom="margin">
                  <wp:posOffset>4152900</wp:posOffset>
                </wp:positionH>
                <wp:positionV relativeFrom="paragraph">
                  <wp:posOffset>10160</wp:posOffset>
                </wp:positionV>
                <wp:extent cx="342900" cy="190500"/>
                <wp:effectExtent l="0" t="0" r="0" b="0"/>
                <wp:wrapNone/>
                <wp:docPr id="345" name="Flowchart: Preparation 345"/>
                <wp:cNvGraphicFramePr/>
                <a:graphic xmlns:a="http://schemas.openxmlformats.org/drawingml/2006/main">
                  <a:graphicData uri="http://schemas.microsoft.com/office/word/2010/wordprocessingShape">
                    <wps:wsp>
                      <wps:cNvSpPr/>
                      <wps:spPr>
                        <a:xfrm>
                          <a:off x="0" y="0"/>
                          <a:ext cx="342900" cy="190500"/>
                        </a:xfrm>
                        <a:prstGeom prst="flowChartPreparation">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47E25E" w14:textId="61734B03" w:rsidR="008E3CA5" w:rsidRPr="003F3607" w:rsidRDefault="008E3CA5" w:rsidP="00C12405">
                            <w:pPr>
                              <w:jc w:val="center"/>
                              <w:rPr>
                                <w:rFonts w:ascii="Century Gothic" w:hAnsi="Century Gothic"/>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C070" id="Flowchart: Preparation 345" o:spid="_x0000_s1074" type="#_x0000_t117" style="position:absolute;left:0;text-align:left;margin-left:327pt;margin-top:.8pt;width:27pt;height: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" fillcolor="#4f81bd [3204]" stroked="f" strokeweight="2pt">
                <v:textbox>
                  <w:txbxContent>
                    <w:p w14:paraId="7047E25E" w14:textId="61734B03" w:rsidR="008E3CA5" w:rsidRPr="003F3607" w:rsidRDefault="008E3CA5" w:rsidP="00C12405">
                      <w:pPr>
                        <w:jc w:val="center"/>
                        <w:rPr>
                          <w:rFonts w:ascii="Century Gothic" w:hAnsi="Century Gothic"/>
                        </w:rPr>
                      </w:pPr>
                    </w:p>
                  </w:txbxContent>
                </v:textbox>
                <w10:wrap anchorx="margin"/>
              </v:shape>
            </w:pict>
          </mc:Fallback>
        </mc:AlternateContent>
      </w:r>
    </w:p>
    <w:p w14:paraId="1F8BB973" w14:textId="11931A0A" w:rsidR="004B41AA" w:rsidRDefault="00C12405" w:rsidP="00A82510">
      <w:pPr>
        <w:pStyle w:val="Body"/>
        <w:rPr>
          <w:rFonts w:ascii="Century Gothic" w:hAnsi="Century Gothic"/>
        </w:rPr>
      </w:pPr>
      <w:r>
        <w:rPr>
          <w:rFonts w:ascii="Century Gothic" w:hAnsi="Century Gothic"/>
          <w:noProof/>
          <w:lang w:eastAsia="en-US"/>
        </w:rPr>
        <mc:AlternateContent>
          <mc:Choice Requires="wps">
            <w:drawing>
              <wp:anchor distT="0" distB="0" distL="114300" distR="114300" simplePos="0" relativeHeight="251748352" behindDoc="0" locked="0" layoutInCell="1" allowOverlap="1" wp14:anchorId="6C8AF179" wp14:editId="44C75EB6">
                <wp:simplePos x="0" y="0"/>
                <wp:positionH relativeFrom="column">
                  <wp:posOffset>4762500</wp:posOffset>
                </wp:positionH>
                <wp:positionV relativeFrom="paragraph">
                  <wp:posOffset>206375</wp:posOffset>
                </wp:positionV>
                <wp:extent cx="1771650" cy="190500"/>
                <wp:effectExtent l="0" t="0" r="19050" b="12700"/>
                <wp:wrapNone/>
                <wp:docPr id="348" name="Text Box 348"/>
                <wp:cNvGraphicFramePr/>
                <a:graphic xmlns:a="http://schemas.openxmlformats.org/drawingml/2006/main">
                  <a:graphicData uri="http://schemas.microsoft.com/office/word/2010/wordprocessingShape">
                    <wps:wsp>
                      <wps:cNvSpPr txBox="1"/>
                      <wps:spPr>
                        <a:xfrm>
                          <a:off x="0" y="0"/>
                          <a:ext cx="1771650" cy="190500"/>
                        </a:xfrm>
                        <a:prstGeom prst="rect">
                          <a:avLst/>
                        </a:prstGeom>
                        <a:noFill/>
                        <a:ln w="6350">
                          <a:solidFill>
                            <a:prstClr val="black"/>
                          </a:solidFill>
                        </a:ln>
                      </wps:spPr>
                      <wps:txbx>
                        <w:txbxContent>
                          <w:p w14:paraId="1769EC92" w14:textId="638F47D0" w:rsidR="008E3CA5" w:rsidRPr="00C12405" w:rsidRDefault="008E3CA5" w:rsidP="00C12405">
                            <w:pPr>
                              <w:rPr>
                                <w:rFonts w:ascii="Century Gothic" w:hAnsi="Century Gothic"/>
                              </w:rPr>
                            </w:pPr>
                            <w:r>
                              <w:rPr>
                                <w:rFonts w:ascii="Century Gothic" w:hAnsi="Century Gothic"/>
                              </w:rPr>
                              <w:t xml:space="preserve"> </w:t>
                            </w:r>
                            <w:r w:rsidRPr="00C12405">
                              <w:rPr>
                                <w:rFonts w:ascii="Century Gothic" w:hAnsi="Century Gothic"/>
                              </w:rPr>
                              <w:t>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AF179" id="Text Box 348" o:spid="_x0000_s1075" type="#_x0000_t202" style="position:absolute;left:0;text-align:left;margin-left:375pt;margin-top:16.25pt;width:139.5pt;height:1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" filled="f" strokeweight=".5pt">
                <v:textbox style="mso-fit-shape-to-text:t" inset="0,0,0,0">
                  <w:txbxContent>
                    <w:p w14:paraId="1769EC92" w14:textId="638F47D0" w:rsidR="008E3CA5" w:rsidRPr="00C12405" w:rsidRDefault="008E3CA5" w:rsidP="00C12405">
                      <w:pPr>
                        <w:rPr>
                          <w:rFonts w:ascii="Century Gothic" w:hAnsi="Century Gothic"/>
                        </w:rPr>
                      </w:pPr>
                      <w:r>
                        <w:rPr>
                          <w:rFonts w:ascii="Century Gothic" w:hAnsi="Century Gothic"/>
                        </w:rPr>
                        <w:t xml:space="preserve"> </w:t>
                      </w:r>
                      <w:r w:rsidRPr="00C12405">
                        <w:rPr>
                          <w:rFonts w:ascii="Century Gothic" w:hAnsi="Century Gothic"/>
                        </w:rPr>
                        <w:t>Thing</w:t>
                      </w:r>
                    </w:p>
                  </w:txbxContent>
                </v:textbox>
              </v:shape>
            </w:pict>
          </mc:Fallback>
        </mc:AlternateContent>
      </w:r>
      <w:r>
        <w:rPr>
          <w:rFonts w:ascii="Century Gothic" w:hAnsi="Century Gothic"/>
          <w:noProof/>
          <w:lang w:eastAsia="en-US"/>
        </w:rPr>
        <mc:AlternateContent>
          <mc:Choice Requires="wps">
            <w:drawing>
              <wp:anchor distT="0" distB="0" distL="114300" distR="114300" simplePos="0" relativeHeight="251746304" behindDoc="0" locked="0" layoutInCell="1" allowOverlap="1" wp14:anchorId="52086F2A" wp14:editId="11CB9A50">
                <wp:simplePos x="0" y="0"/>
                <wp:positionH relativeFrom="margin">
                  <wp:posOffset>4143375</wp:posOffset>
                </wp:positionH>
                <wp:positionV relativeFrom="paragraph">
                  <wp:posOffset>225425</wp:posOffset>
                </wp:positionV>
                <wp:extent cx="352425" cy="161925"/>
                <wp:effectExtent l="0" t="0" r="9525" b="9525"/>
                <wp:wrapNone/>
                <wp:docPr id="347" name="Flowchart: Terminator 347"/>
                <wp:cNvGraphicFramePr/>
                <a:graphic xmlns:a="http://schemas.openxmlformats.org/drawingml/2006/main">
                  <a:graphicData uri="http://schemas.microsoft.com/office/word/2010/wordprocessingShape">
                    <wps:wsp>
                      <wps:cNvSpPr/>
                      <wps:spPr>
                        <a:xfrm>
                          <a:off x="0" y="0"/>
                          <a:ext cx="352425" cy="161925"/>
                        </a:xfrm>
                        <a:prstGeom prst="flowChartTerminator">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B9B312" w14:textId="018095B9" w:rsidR="008E3CA5" w:rsidRPr="00BF669C" w:rsidRDefault="008E3CA5" w:rsidP="00C12405">
                            <w:pPr>
                              <w:jc w:val="center"/>
                              <w:rPr>
                                <w:rFonts w:ascii="Century Gothic" w:hAnsi="Century Gothic"/>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86F2A" id="Flowchart: Terminator 347" o:spid="_x0000_s1076" type="#_x0000_t116" style="position:absolute;left:0;text-align:left;margin-left:326.25pt;margin-top:17.75pt;width:27.75pt;height:12.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" fillcolor="#943634 [2405]" stroked="f" strokeweight="2pt">
                <v:textbox>
                  <w:txbxContent>
                    <w:p w14:paraId="03B9B312" w14:textId="018095B9" w:rsidR="008E3CA5" w:rsidRPr="00BF669C" w:rsidRDefault="008E3CA5" w:rsidP="00C12405">
                      <w:pPr>
                        <w:jc w:val="center"/>
                        <w:rPr>
                          <w:rFonts w:ascii="Century Gothic" w:hAnsi="Century Gothic"/>
                        </w:rPr>
                      </w:pPr>
                    </w:p>
                  </w:txbxContent>
                </v:textbox>
                <w10:wrap anchorx="margin"/>
              </v:shape>
            </w:pict>
          </mc:Fallback>
        </mc:AlternateContent>
      </w:r>
    </w:p>
    <w:p w14:paraId="2954810A" w14:textId="6DDE54D7" w:rsidR="004B41AA" w:rsidRDefault="004B41AA" w:rsidP="00A82510">
      <w:pPr>
        <w:pStyle w:val="Body"/>
        <w:rPr>
          <w:rFonts w:ascii="Century Gothic" w:hAnsi="Century Gothic"/>
        </w:rPr>
      </w:pPr>
    </w:p>
    <w:p w14:paraId="1DA75171" w14:textId="2A892B33" w:rsidR="004B41AA" w:rsidRDefault="004B41AA" w:rsidP="00A82510">
      <w:pPr>
        <w:pStyle w:val="Body"/>
        <w:rPr>
          <w:rFonts w:ascii="Century Gothic" w:hAnsi="Century Gothic"/>
        </w:rPr>
      </w:pPr>
    </w:p>
    <w:p w14:paraId="6B4B10A0" w14:textId="135E8350" w:rsidR="004B41AA" w:rsidRDefault="004B41AA" w:rsidP="00A82510">
      <w:pPr>
        <w:pStyle w:val="Body"/>
        <w:rPr>
          <w:rFonts w:ascii="Century Gothic" w:hAnsi="Century Gothic"/>
        </w:rPr>
      </w:pPr>
    </w:p>
    <w:p w14:paraId="55257650" w14:textId="05969CAD" w:rsidR="00685F53" w:rsidRPr="004503B6" w:rsidRDefault="00685F53" w:rsidP="00685F53">
      <w:pPr>
        <w:pStyle w:val="Heading3"/>
        <w:rPr>
          <w:rFonts w:ascii="Century Gothic" w:hAnsi="Century Gothic"/>
        </w:rPr>
      </w:pPr>
      <w:bookmarkStart w:id="44" w:name="_Toc34749324"/>
      <w:r>
        <w:rPr>
          <w:rFonts w:ascii="Century Gothic" w:hAnsi="Century Gothic"/>
        </w:rPr>
        <w:t xml:space="preserve">Model </w:t>
      </w:r>
      <w:r w:rsidR="002016D6">
        <w:rPr>
          <w:rFonts w:ascii="Century Gothic" w:hAnsi="Century Gothic"/>
        </w:rPr>
        <w:t>Hierarchy</w:t>
      </w:r>
      <w:bookmarkEnd w:id="44"/>
    </w:p>
    <w:p w14:paraId="2BE040DF" w14:textId="14D72882" w:rsidR="00685F53" w:rsidRDefault="002016D6" w:rsidP="002016D6">
      <w:pPr>
        <w:pStyle w:val="Body"/>
        <w:ind w:left="567"/>
        <w:rPr>
          <w:rFonts w:ascii="Century Gothic" w:hAnsi="Century Gothic"/>
        </w:rPr>
      </w:pPr>
      <w:r>
        <w:rPr>
          <w:rFonts w:ascii="Century Gothic" w:hAnsi="Century Gothic"/>
        </w:rPr>
        <w:t>The model hierarchy defines representational hierarchy of entities and models defined in the system. As defined in the previous section, the primary or the master models (Templates and Shapes) will be utilized and respective entities will be created and used to build the actual data model upon.</w:t>
      </w:r>
    </w:p>
    <w:p w14:paraId="1D39D13B" w14:textId="77777777" w:rsidR="0002586E" w:rsidRDefault="0002586E" w:rsidP="002016D6">
      <w:pPr>
        <w:pStyle w:val="Body"/>
        <w:ind w:left="567"/>
        <w:rPr>
          <w:rFonts w:ascii="Century Gothic" w:hAnsi="Century Gothic"/>
        </w:rPr>
      </w:pPr>
    </w:p>
    <w:p w14:paraId="53577A7D" w14:textId="5C667984" w:rsidR="002016D6" w:rsidRDefault="002016D6" w:rsidP="002016D6">
      <w:pPr>
        <w:pStyle w:val="Body"/>
        <w:ind w:left="567"/>
        <w:rPr>
          <w:rFonts w:ascii="Century Gothic" w:hAnsi="Century Gothic"/>
        </w:rPr>
      </w:pPr>
      <w:r>
        <w:rPr>
          <w:rFonts w:ascii="Century Gothic" w:hAnsi="Century Gothic"/>
        </w:rPr>
        <w:t xml:space="preserve">Following is the </w:t>
      </w:r>
      <w:r w:rsidR="004E276E">
        <w:rPr>
          <w:rFonts w:ascii="Century Gothic" w:hAnsi="Century Gothic"/>
        </w:rPr>
        <w:t>categorization of each of the data model and end representation of assets in the system. The categorization is based on the type of variants each compressor types will have in the system.</w:t>
      </w:r>
    </w:p>
    <w:p w14:paraId="6250A4E0" w14:textId="435DC7B3" w:rsidR="004E276E" w:rsidRDefault="004E276E" w:rsidP="002016D6">
      <w:pPr>
        <w:pStyle w:val="Body"/>
        <w:ind w:left="567"/>
        <w:rPr>
          <w:rFonts w:ascii="Century Gothic" w:hAnsi="Century Gothic"/>
        </w:rPr>
      </w:pPr>
    </w:p>
    <w:p w14:paraId="7FC3098C" w14:textId="785232CC" w:rsidR="006C4006" w:rsidRDefault="006C4006" w:rsidP="002016D6">
      <w:pPr>
        <w:pStyle w:val="Body"/>
        <w:ind w:left="567"/>
        <w:rPr>
          <w:rFonts w:ascii="Century Gothic" w:hAnsi="Century Gothic"/>
        </w:rPr>
      </w:pPr>
    </w:p>
    <w:p w14:paraId="0473AE87" w14:textId="77777777" w:rsidR="006C4006" w:rsidRDefault="006C4006" w:rsidP="002016D6">
      <w:pPr>
        <w:pStyle w:val="Body"/>
        <w:ind w:left="567"/>
        <w:rPr>
          <w:rFonts w:ascii="Century Gothic" w:hAnsi="Century Gothic"/>
        </w:rPr>
      </w:pPr>
    </w:p>
    <w:p w14:paraId="75C940CC" w14:textId="77CF1E42" w:rsidR="004E276E" w:rsidRPr="004E276E" w:rsidRDefault="004E276E" w:rsidP="00D94051">
      <w:pPr>
        <w:pStyle w:val="Body"/>
        <w:numPr>
          <w:ilvl w:val="0"/>
          <w:numId w:val="19"/>
        </w:numPr>
        <w:rPr>
          <w:rFonts w:ascii="Century Gothic" w:hAnsi="Century Gothic"/>
          <w:u w:val="single"/>
        </w:rPr>
      </w:pPr>
      <w:r w:rsidRPr="004E276E">
        <w:rPr>
          <w:rFonts w:ascii="Century Gothic" w:hAnsi="Century Gothic"/>
          <w:u w:val="single"/>
        </w:rPr>
        <w:lastRenderedPageBreak/>
        <w:t>EPSAC</w:t>
      </w:r>
    </w:p>
    <w:p w14:paraId="53253111" w14:textId="5343EBE8" w:rsidR="004E276E" w:rsidRDefault="004E276E" w:rsidP="002016D6">
      <w:pPr>
        <w:pStyle w:val="Body"/>
        <w:ind w:left="567"/>
        <w:rPr>
          <w:rFonts w:ascii="Century Gothic" w:hAnsi="Century Gothic"/>
        </w:rPr>
      </w:pPr>
      <w:r>
        <w:rPr>
          <w:noProof/>
          <w:lang w:eastAsia="en-US"/>
        </w:rPr>
        <w:drawing>
          <wp:inline distT="0" distB="0" distL="0" distR="0" wp14:anchorId="00E02E8D" wp14:editId="2353AED2">
            <wp:extent cx="4593142" cy="1918487"/>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627" cy="1921613"/>
                    </a:xfrm>
                    <a:prstGeom prst="rect">
                      <a:avLst/>
                    </a:prstGeom>
                  </pic:spPr>
                </pic:pic>
              </a:graphicData>
            </a:graphic>
          </wp:inline>
        </w:drawing>
      </w:r>
    </w:p>
    <w:p w14:paraId="6FBE00F0" w14:textId="77777777" w:rsidR="00E1303C" w:rsidRDefault="00E1303C" w:rsidP="002016D6">
      <w:pPr>
        <w:pStyle w:val="Body"/>
        <w:ind w:left="567"/>
        <w:rPr>
          <w:rFonts w:ascii="Century Gothic" w:hAnsi="Century Gothic"/>
        </w:rPr>
      </w:pPr>
    </w:p>
    <w:p w14:paraId="365FC8AE" w14:textId="6736F956" w:rsidR="004E276E" w:rsidRDefault="004E276E" w:rsidP="002016D6">
      <w:pPr>
        <w:pStyle w:val="Body"/>
        <w:ind w:left="567"/>
        <w:rPr>
          <w:rFonts w:ascii="Century Gothic" w:hAnsi="Century Gothic"/>
        </w:rPr>
      </w:pPr>
      <w:r>
        <w:rPr>
          <w:noProof/>
          <w:lang w:eastAsia="en-US"/>
        </w:rPr>
        <w:drawing>
          <wp:inline distT="0" distB="0" distL="0" distR="0" wp14:anchorId="3B8F250A" wp14:editId="770B9093">
            <wp:extent cx="4481266" cy="2491740"/>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9"/>
                    <a:stretch/>
                  </pic:blipFill>
                  <pic:spPr bwMode="auto">
                    <a:xfrm>
                      <a:off x="0" y="0"/>
                      <a:ext cx="4517417" cy="2511841"/>
                    </a:xfrm>
                    <a:prstGeom prst="rect">
                      <a:avLst/>
                    </a:prstGeom>
                    <a:ln>
                      <a:noFill/>
                    </a:ln>
                    <a:extLst>
                      <a:ext uri="{53640926-AAD7-44D8-BBD7-CCE9431645EC}">
                        <a14:shadowObscured xmlns:a14="http://schemas.microsoft.com/office/drawing/2010/main"/>
                      </a:ext>
                    </a:extLst>
                  </pic:spPr>
                </pic:pic>
              </a:graphicData>
            </a:graphic>
          </wp:inline>
        </w:drawing>
      </w:r>
      <w:commentRangeStart w:id="45"/>
      <w:commentRangeEnd w:id="45"/>
      <w:r w:rsidR="00574FA3">
        <w:rPr>
          <w:rStyle w:val="CommentReference"/>
          <w:color w:val="000000"/>
        </w:rPr>
        <w:commentReference w:id="45"/>
      </w:r>
    </w:p>
    <w:p w14:paraId="430845B6" w14:textId="77777777" w:rsidR="00E1303C" w:rsidRDefault="00E1303C" w:rsidP="002016D6">
      <w:pPr>
        <w:pStyle w:val="Body"/>
        <w:ind w:left="567"/>
        <w:rPr>
          <w:rFonts w:ascii="Century Gothic" w:hAnsi="Century Gothic"/>
        </w:rPr>
      </w:pPr>
    </w:p>
    <w:p w14:paraId="59FFA6F1" w14:textId="73DB9CCA" w:rsidR="00E1303C" w:rsidRDefault="00E1303C" w:rsidP="002016D6">
      <w:pPr>
        <w:pStyle w:val="Body"/>
        <w:ind w:left="567"/>
        <w:rPr>
          <w:rFonts w:ascii="Century Gothic" w:hAnsi="Century Gothic"/>
        </w:rPr>
      </w:pPr>
      <w:r>
        <w:rPr>
          <w:noProof/>
          <w:lang w:eastAsia="en-US"/>
        </w:rPr>
        <w:drawing>
          <wp:inline distT="0" distB="0" distL="0" distR="0" wp14:anchorId="3ABA44CE" wp14:editId="6140F39C">
            <wp:extent cx="4556143" cy="1862534"/>
            <wp:effectExtent l="0" t="0" r="0"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9782" cy="1876286"/>
                    </a:xfrm>
                    <a:prstGeom prst="rect">
                      <a:avLst/>
                    </a:prstGeom>
                  </pic:spPr>
                </pic:pic>
              </a:graphicData>
            </a:graphic>
          </wp:inline>
        </w:drawing>
      </w:r>
    </w:p>
    <w:p w14:paraId="4B1AEB24" w14:textId="1947389A" w:rsidR="00E1303C" w:rsidRDefault="00E1303C" w:rsidP="002016D6">
      <w:pPr>
        <w:pStyle w:val="Body"/>
        <w:ind w:left="567"/>
        <w:rPr>
          <w:rFonts w:ascii="Century Gothic" w:hAnsi="Century Gothic"/>
        </w:rPr>
      </w:pPr>
      <w:r>
        <w:rPr>
          <w:noProof/>
          <w:lang w:eastAsia="en-US"/>
        </w:rPr>
        <w:lastRenderedPageBreak/>
        <w:drawing>
          <wp:inline distT="0" distB="0" distL="0" distR="0" wp14:anchorId="5C533C58" wp14:editId="35748CA2">
            <wp:extent cx="4371149" cy="2449866"/>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690" cy="2455213"/>
                    </a:xfrm>
                    <a:prstGeom prst="rect">
                      <a:avLst/>
                    </a:prstGeom>
                  </pic:spPr>
                </pic:pic>
              </a:graphicData>
            </a:graphic>
          </wp:inline>
        </w:drawing>
      </w:r>
    </w:p>
    <w:p w14:paraId="4C530CD9" w14:textId="2FDFB323" w:rsidR="004E276E" w:rsidRDefault="004E276E" w:rsidP="002016D6">
      <w:pPr>
        <w:pStyle w:val="Body"/>
        <w:ind w:left="567"/>
        <w:rPr>
          <w:rFonts w:ascii="Century Gothic" w:hAnsi="Century Gothic"/>
        </w:rPr>
      </w:pPr>
    </w:p>
    <w:p w14:paraId="33E80F85" w14:textId="57349C41" w:rsidR="00E1303C" w:rsidRDefault="00E1303C" w:rsidP="002016D6">
      <w:pPr>
        <w:pStyle w:val="Body"/>
        <w:ind w:left="567"/>
        <w:rPr>
          <w:rFonts w:ascii="Century Gothic" w:hAnsi="Century Gothic"/>
          <w:u w:val="single"/>
        </w:rPr>
      </w:pPr>
      <w:r>
        <w:rPr>
          <w:rFonts w:ascii="Century Gothic" w:hAnsi="Century Gothic"/>
        </w:rPr>
        <w:t xml:space="preserve">2. </w:t>
      </w:r>
      <w:r w:rsidRPr="00E1303C">
        <w:rPr>
          <w:rFonts w:ascii="Century Gothic" w:hAnsi="Century Gothic"/>
          <w:u w:val="single"/>
        </w:rPr>
        <w:t>AB Series</w:t>
      </w:r>
    </w:p>
    <w:p w14:paraId="185B446E" w14:textId="77777777" w:rsidR="00E1303C" w:rsidRDefault="00E1303C" w:rsidP="002016D6">
      <w:pPr>
        <w:pStyle w:val="Body"/>
        <w:ind w:left="567"/>
        <w:rPr>
          <w:rFonts w:ascii="Century Gothic" w:hAnsi="Century Gothic"/>
        </w:rPr>
      </w:pPr>
    </w:p>
    <w:p w14:paraId="76D0135A" w14:textId="19A50A94" w:rsidR="00E1303C" w:rsidRDefault="00E1303C" w:rsidP="002016D6">
      <w:pPr>
        <w:pStyle w:val="Body"/>
        <w:ind w:left="567"/>
        <w:rPr>
          <w:rFonts w:ascii="Century Gothic" w:hAnsi="Century Gothic"/>
        </w:rPr>
      </w:pPr>
      <w:r>
        <w:rPr>
          <w:noProof/>
          <w:lang w:eastAsia="en-US"/>
        </w:rPr>
        <w:drawing>
          <wp:inline distT="0" distB="0" distL="0" distR="0" wp14:anchorId="2B8BFFB2" wp14:editId="64096355">
            <wp:extent cx="3325180" cy="1738946"/>
            <wp:effectExtent l="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1656" cy="1747563"/>
                    </a:xfrm>
                    <a:prstGeom prst="rect">
                      <a:avLst/>
                    </a:prstGeom>
                  </pic:spPr>
                </pic:pic>
              </a:graphicData>
            </a:graphic>
          </wp:inline>
        </w:drawing>
      </w:r>
    </w:p>
    <w:p w14:paraId="6B938856" w14:textId="6D8E3253" w:rsidR="00E1303C" w:rsidRDefault="00E1303C" w:rsidP="002016D6">
      <w:pPr>
        <w:pStyle w:val="Body"/>
        <w:ind w:left="567"/>
        <w:rPr>
          <w:rFonts w:ascii="Century Gothic" w:hAnsi="Century Gothic"/>
        </w:rPr>
      </w:pPr>
      <w:r>
        <w:rPr>
          <w:noProof/>
          <w:lang w:eastAsia="en-US"/>
        </w:rPr>
        <w:drawing>
          <wp:inline distT="0" distB="0" distL="0" distR="0" wp14:anchorId="4E73B0D4" wp14:editId="7FD6C69B">
            <wp:extent cx="4128014" cy="1814797"/>
            <wp:effectExtent l="0" t="0" r="635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429" cy="1820255"/>
                    </a:xfrm>
                    <a:prstGeom prst="rect">
                      <a:avLst/>
                    </a:prstGeom>
                  </pic:spPr>
                </pic:pic>
              </a:graphicData>
            </a:graphic>
          </wp:inline>
        </w:drawing>
      </w:r>
    </w:p>
    <w:p w14:paraId="032D8A79" w14:textId="2BA0F7B2" w:rsidR="00E1303C" w:rsidRDefault="00E1303C" w:rsidP="002016D6">
      <w:pPr>
        <w:pStyle w:val="Body"/>
        <w:ind w:left="567"/>
        <w:rPr>
          <w:rFonts w:ascii="Century Gothic" w:hAnsi="Century Gothic"/>
          <w:u w:val="single"/>
        </w:rPr>
      </w:pPr>
      <w:r>
        <w:rPr>
          <w:rFonts w:ascii="Century Gothic" w:hAnsi="Century Gothic"/>
        </w:rPr>
        <w:t xml:space="preserve">3. </w:t>
      </w:r>
      <w:r w:rsidRPr="00E1303C">
        <w:rPr>
          <w:rFonts w:ascii="Century Gothic" w:hAnsi="Century Gothic"/>
          <w:u w:val="single"/>
        </w:rPr>
        <w:t>OFSAC</w:t>
      </w:r>
    </w:p>
    <w:p w14:paraId="594B36A3" w14:textId="464CCBA7" w:rsidR="00E1303C" w:rsidRDefault="00E1303C" w:rsidP="002016D6">
      <w:pPr>
        <w:pStyle w:val="Body"/>
        <w:ind w:left="567"/>
        <w:rPr>
          <w:rFonts w:ascii="Century Gothic" w:hAnsi="Century Gothic"/>
        </w:rPr>
      </w:pPr>
      <w:r w:rsidRPr="00E1303C">
        <w:rPr>
          <w:rFonts w:ascii="Century Gothic" w:hAnsi="Century Gothic"/>
          <w:highlight w:val="yellow"/>
        </w:rPr>
        <w:t xml:space="preserve">ELGi to provide </w:t>
      </w:r>
      <w:commentRangeStart w:id="46"/>
      <w:r w:rsidRPr="00E1303C">
        <w:rPr>
          <w:rFonts w:ascii="Century Gothic" w:hAnsi="Century Gothic"/>
          <w:highlight w:val="yellow"/>
        </w:rPr>
        <w:t>information</w:t>
      </w:r>
      <w:commentRangeEnd w:id="46"/>
      <w:r w:rsidR="00782318">
        <w:rPr>
          <w:rStyle w:val="CommentReference"/>
          <w:color w:val="000000"/>
        </w:rPr>
        <w:commentReference w:id="46"/>
      </w:r>
      <w:r w:rsidRPr="00E1303C">
        <w:rPr>
          <w:rFonts w:ascii="Century Gothic" w:hAnsi="Century Gothic"/>
          <w:highlight w:val="yellow"/>
        </w:rPr>
        <w:t>.</w:t>
      </w:r>
    </w:p>
    <w:p w14:paraId="0B2D928C" w14:textId="498F9C3B" w:rsidR="006C4006" w:rsidRDefault="00A425EA" w:rsidP="002016D6">
      <w:pPr>
        <w:pStyle w:val="Body"/>
        <w:ind w:left="567"/>
        <w:rPr>
          <w:rFonts w:ascii="Century Gothic" w:hAnsi="Century Gothic"/>
        </w:rPr>
      </w:pPr>
      <w:ins w:id="47" w:author="Valvi, Ajay" w:date="2020-06-24T01:11:00Z">
        <w:r>
          <w:rPr>
            <w:rFonts w:ascii="Century Gothic" w:hAnsi="Century Gothic"/>
            <w:noProof/>
          </w:rPr>
          <w:lastRenderedPageBreak/>
          <w:drawing>
            <wp:inline distT="0" distB="0" distL="0" distR="0" wp14:anchorId="2569521C" wp14:editId="32A62FBC">
              <wp:extent cx="6625988" cy="1890215"/>
              <wp:effectExtent l="0" t="0" r="3810" b="0"/>
              <wp:docPr id="18" name="Picture 18" descr="A picture containing flowe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de5.PNG"/>
                      <pic:cNvPicPr/>
                    </pic:nvPicPr>
                    <pic:blipFill rotWithShape="1">
                      <a:blip r:embed="rId23">
                        <a:extLst>
                          <a:ext uri="{28A0092B-C50C-407E-A947-70E740481C1C}">
                            <a14:useLocalDpi xmlns:a14="http://schemas.microsoft.com/office/drawing/2010/main" val="0"/>
                          </a:ext>
                        </a:extLst>
                      </a:blip>
                      <a:srcRect t="16451" r="3372" b="34544"/>
                      <a:stretch/>
                    </pic:blipFill>
                    <pic:spPr bwMode="auto">
                      <a:xfrm>
                        <a:off x="0" y="0"/>
                        <a:ext cx="6626767" cy="1890437"/>
                      </a:xfrm>
                      <a:prstGeom prst="rect">
                        <a:avLst/>
                      </a:prstGeom>
                      <a:ln>
                        <a:noFill/>
                      </a:ln>
                      <a:extLst>
                        <a:ext uri="{53640926-AAD7-44D8-BBD7-CCE9431645EC}">
                          <a14:shadowObscured xmlns:a14="http://schemas.microsoft.com/office/drawing/2010/main"/>
                        </a:ext>
                      </a:extLst>
                    </pic:spPr>
                  </pic:pic>
                </a:graphicData>
              </a:graphic>
            </wp:inline>
          </w:drawing>
        </w:r>
      </w:ins>
    </w:p>
    <w:p w14:paraId="35B2517F" w14:textId="00222D6B" w:rsidR="0002586E" w:rsidRDefault="00A425EA" w:rsidP="002016D6">
      <w:pPr>
        <w:pStyle w:val="Body"/>
        <w:ind w:left="567"/>
        <w:rPr>
          <w:ins w:id="48" w:author="Valvi, Ajay" w:date="2020-06-24T01:12:00Z"/>
          <w:rFonts w:ascii="Century Gothic" w:hAnsi="Century Gothic"/>
        </w:rPr>
      </w:pPr>
      <w:ins w:id="49" w:author="Valvi, Ajay" w:date="2020-06-24T01:11:00Z">
        <w:r>
          <w:rPr>
            <w:rFonts w:ascii="Century Gothic" w:hAnsi="Century Gothic"/>
            <w:noProof/>
          </w:rPr>
          <w:drawing>
            <wp:inline distT="0" distB="0" distL="0" distR="0" wp14:anchorId="58E22C10" wp14:editId="2900008F">
              <wp:extent cx="6680579" cy="2429301"/>
              <wp:effectExtent l="0" t="0" r="6350" b="952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6.PNG"/>
                      <pic:cNvPicPr/>
                    </pic:nvPicPr>
                    <pic:blipFill rotWithShape="1">
                      <a:blip r:embed="rId24">
                        <a:extLst>
                          <a:ext uri="{28A0092B-C50C-407E-A947-70E740481C1C}">
                            <a14:useLocalDpi xmlns:a14="http://schemas.microsoft.com/office/drawing/2010/main" val="0"/>
                          </a:ext>
                        </a:extLst>
                      </a:blip>
                      <a:srcRect r="2587" b="37026"/>
                      <a:stretch/>
                    </pic:blipFill>
                    <pic:spPr bwMode="auto">
                      <a:xfrm>
                        <a:off x="0" y="0"/>
                        <a:ext cx="6680579" cy="2429301"/>
                      </a:xfrm>
                      <a:prstGeom prst="rect">
                        <a:avLst/>
                      </a:prstGeom>
                      <a:ln>
                        <a:noFill/>
                      </a:ln>
                      <a:extLst>
                        <a:ext uri="{53640926-AAD7-44D8-BBD7-CCE9431645EC}">
                          <a14:shadowObscured xmlns:a14="http://schemas.microsoft.com/office/drawing/2010/main"/>
                        </a:ext>
                      </a:extLst>
                    </pic:spPr>
                  </pic:pic>
                </a:graphicData>
              </a:graphic>
            </wp:inline>
          </w:drawing>
        </w:r>
      </w:ins>
    </w:p>
    <w:p w14:paraId="3A350F94" w14:textId="7AC4A143" w:rsidR="00A425EA" w:rsidRDefault="00A425EA" w:rsidP="002016D6">
      <w:pPr>
        <w:pStyle w:val="Body"/>
        <w:ind w:left="567"/>
        <w:rPr>
          <w:ins w:id="50" w:author="Valvi, Ajay" w:date="2020-06-24T01:12:00Z"/>
          <w:rFonts w:ascii="Century Gothic" w:hAnsi="Century Gothic"/>
        </w:rPr>
      </w:pPr>
      <w:ins w:id="51" w:author="Valvi, Ajay" w:date="2020-06-24T01:12:00Z">
        <w:r>
          <w:rPr>
            <w:rFonts w:ascii="Century Gothic" w:hAnsi="Century Gothic"/>
            <w:noProof/>
          </w:rPr>
          <w:lastRenderedPageBreak/>
          <w:drawing>
            <wp:inline distT="0" distB="0" distL="0" distR="0" wp14:anchorId="3A72F5E5" wp14:editId="0FD85F17">
              <wp:extent cx="4660710" cy="3857263"/>
              <wp:effectExtent l="0" t="0" r="6985"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de7.PNG"/>
                      <pic:cNvPicPr/>
                    </pic:nvPicPr>
                    <pic:blipFill rotWithShape="1">
                      <a:blip r:embed="rId25">
                        <a:extLst>
                          <a:ext uri="{28A0092B-C50C-407E-A947-70E740481C1C}">
                            <a14:useLocalDpi xmlns:a14="http://schemas.microsoft.com/office/drawing/2010/main" val="0"/>
                          </a:ext>
                        </a:extLst>
                      </a:blip>
                      <a:srcRect l="16020" r="16013"/>
                      <a:stretch/>
                    </pic:blipFill>
                    <pic:spPr bwMode="auto">
                      <a:xfrm>
                        <a:off x="0" y="0"/>
                        <a:ext cx="4661148" cy="3857625"/>
                      </a:xfrm>
                      <a:prstGeom prst="rect">
                        <a:avLst/>
                      </a:prstGeom>
                      <a:ln>
                        <a:noFill/>
                      </a:ln>
                      <a:extLst>
                        <a:ext uri="{53640926-AAD7-44D8-BBD7-CCE9431645EC}">
                          <a14:shadowObscured xmlns:a14="http://schemas.microsoft.com/office/drawing/2010/main"/>
                        </a:ext>
                      </a:extLst>
                    </pic:spPr>
                  </pic:pic>
                </a:graphicData>
              </a:graphic>
            </wp:inline>
          </w:drawing>
        </w:r>
      </w:ins>
    </w:p>
    <w:p w14:paraId="646B721C" w14:textId="4BE4835A" w:rsidR="00A425EA" w:rsidRDefault="00A425EA" w:rsidP="002016D6">
      <w:pPr>
        <w:pStyle w:val="Body"/>
        <w:ind w:left="567"/>
        <w:rPr>
          <w:ins w:id="52" w:author="Valvi, Ajay" w:date="2020-06-24T01:13:00Z"/>
          <w:rFonts w:ascii="Century Gothic" w:hAnsi="Century Gothic"/>
        </w:rPr>
      </w:pPr>
      <w:ins w:id="53" w:author="Valvi, Ajay" w:date="2020-06-24T01:12:00Z">
        <w:r>
          <w:rPr>
            <w:rFonts w:ascii="Century Gothic" w:hAnsi="Century Gothic"/>
            <w:noProof/>
          </w:rPr>
          <w:drawing>
            <wp:inline distT="0" distB="0" distL="0" distR="0" wp14:anchorId="4EE2CB8D" wp14:editId="1A5BB968">
              <wp:extent cx="6393976" cy="2661314"/>
              <wp:effectExtent l="0" t="0" r="6985" b="5715"/>
              <wp:docPr id="23" name="Picture 23"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8.PNG"/>
                      <pic:cNvPicPr/>
                    </pic:nvPicPr>
                    <pic:blipFill rotWithShape="1">
                      <a:blip r:embed="rId26">
                        <a:extLst>
                          <a:ext uri="{28A0092B-C50C-407E-A947-70E740481C1C}">
                            <a14:useLocalDpi xmlns:a14="http://schemas.microsoft.com/office/drawing/2010/main" val="0"/>
                          </a:ext>
                        </a:extLst>
                      </a:blip>
                      <a:srcRect l="896" r="5857" b="31001"/>
                      <a:stretch/>
                    </pic:blipFill>
                    <pic:spPr bwMode="auto">
                      <a:xfrm>
                        <a:off x="0" y="0"/>
                        <a:ext cx="6394891" cy="2661695"/>
                      </a:xfrm>
                      <a:prstGeom prst="rect">
                        <a:avLst/>
                      </a:prstGeom>
                      <a:ln>
                        <a:noFill/>
                      </a:ln>
                      <a:extLst>
                        <a:ext uri="{53640926-AAD7-44D8-BBD7-CCE9431645EC}">
                          <a14:shadowObscured xmlns:a14="http://schemas.microsoft.com/office/drawing/2010/main"/>
                        </a:ext>
                      </a:extLst>
                    </pic:spPr>
                  </pic:pic>
                </a:graphicData>
              </a:graphic>
            </wp:inline>
          </w:drawing>
        </w:r>
      </w:ins>
    </w:p>
    <w:p w14:paraId="188FF2DB" w14:textId="08652F64" w:rsidR="00A425EA" w:rsidRDefault="00A425EA" w:rsidP="002016D6">
      <w:pPr>
        <w:pStyle w:val="Body"/>
        <w:ind w:left="567"/>
        <w:rPr>
          <w:ins w:id="54" w:author="Valvi, Ajay" w:date="2020-06-24T01:13:00Z"/>
          <w:rFonts w:ascii="Century Gothic" w:hAnsi="Century Gothic"/>
        </w:rPr>
      </w:pPr>
      <w:ins w:id="55" w:author="Valvi, Ajay" w:date="2020-06-24T01:13:00Z">
        <w:r>
          <w:rPr>
            <w:rFonts w:ascii="Century Gothic" w:hAnsi="Century Gothic"/>
            <w:noProof/>
          </w:rPr>
          <w:lastRenderedPageBreak/>
          <w:drawing>
            <wp:inline distT="0" distB="0" distL="0" distR="0" wp14:anchorId="39CED597" wp14:editId="0C112280">
              <wp:extent cx="4756198" cy="3857591"/>
              <wp:effectExtent l="0" t="0" r="635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9.PNG"/>
                      <pic:cNvPicPr/>
                    </pic:nvPicPr>
                    <pic:blipFill rotWithShape="1">
                      <a:blip r:embed="rId27">
                        <a:extLst>
                          <a:ext uri="{28A0092B-C50C-407E-A947-70E740481C1C}">
                            <a14:useLocalDpi xmlns:a14="http://schemas.microsoft.com/office/drawing/2010/main" val="0"/>
                          </a:ext>
                        </a:extLst>
                      </a:blip>
                      <a:srcRect l="8657" r="21990"/>
                      <a:stretch/>
                    </pic:blipFill>
                    <pic:spPr bwMode="auto">
                      <a:xfrm>
                        <a:off x="0" y="0"/>
                        <a:ext cx="4756240" cy="3857625"/>
                      </a:xfrm>
                      <a:prstGeom prst="rect">
                        <a:avLst/>
                      </a:prstGeom>
                      <a:ln>
                        <a:noFill/>
                      </a:ln>
                      <a:extLst>
                        <a:ext uri="{53640926-AAD7-44D8-BBD7-CCE9431645EC}">
                          <a14:shadowObscured xmlns:a14="http://schemas.microsoft.com/office/drawing/2010/main"/>
                        </a:ext>
                      </a:extLst>
                    </pic:spPr>
                  </pic:pic>
                </a:graphicData>
              </a:graphic>
            </wp:inline>
          </w:drawing>
        </w:r>
      </w:ins>
    </w:p>
    <w:p w14:paraId="2CD7CD38" w14:textId="59B4E9B6" w:rsidR="00A425EA" w:rsidRPr="004503B6" w:rsidRDefault="00A425EA" w:rsidP="002016D6">
      <w:pPr>
        <w:pStyle w:val="Body"/>
        <w:ind w:left="567"/>
        <w:rPr>
          <w:rFonts w:ascii="Century Gothic" w:hAnsi="Century Gothic"/>
        </w:rPr>
      </w:pPr>
      <w:ins w:id="56" w:author="Valvi, Ajay" w:date="2020-06-24T01:14:00Z">
        <w:r>
          <w:rPr>
            <w:rFonts w:ascii="Century Gothic" w:hAnsi="Century Gothic"/>
            <w:noProof/>
          </w:rPr>
          <w:drawing>
            <wp:inline distT="0" distB="0" distL="0" distR="0" wp14:anchorId="0C76C3D6" wp14:editId="5A760673">
              <wp:extent cx="5416768" cy="2272352"/>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2.PNG"/>
                      <pic:cNvPicPr/>
                    </pic:nvPicPr>
                    <pic:blipFill rotWithShape="1">
                      <a:blip r:embed="rId28">
                        <a:extLst>
                          <a:ext uri="{28A0092B-C50C-407E-A947-70E740481C1C}">
                            <a14:useLocalDpi xmlns:a14="http://schemas.microsoft.com/office/drawing/2010/main" val="0"/>
                          </a:ext>
                        </a:extLst>
                      </a:blip>
                      <a:srcRect l="6170" t="14151" r="14826" b="26929"/>
                      <a:stretch/>
                    </pic:blipFill>
                    <pic:spPr bwMode="auto">
                      <a:xfrm>
                        <a:off x="0" y="0"/>
                        <a:ext cx="5418100" cy="2272911"/>
                      </a:xfrm>
                      <a:prstGeom prst="rect">
                        <a:avLst/>
                      </a:prstGeom>
                      <a:ln>
                        <a:noFill/>
                      </a:ln>
                      <a:extLst>
                        <a:ext uri="{53640926-AAD7-44D8-BBD7-CCE9431645EC}">
                          <a14:shadowObscured xmlns:a14="http://schemas.microsoft.com/office/drawing/2010/main"/>
                        </a:ext>
                      </a:extLst>
                    </pic:spPr>
                  </pic:pic>
                </a:graphicData>
              </a:graphic>
            </wp:inline>
          </w:drawing>
        </w:r>
      </w:ins>
    </w:p>
    <w:p w14:paraId="0D42C55E" w14:textId="1469C67A" w:rsidR="006834DB" w:rsidRDefault="00B650AF" w:rsidP="00D4225E">
      <w:pPr>
        <w:pStyle w:val="Heading2"/>
        <w:rPr>
          <w:rFonts w:ascii="Century Gothic" w:hAnsi="Century Gothic"/>
        </w:rPr>
      </w:pPr>
      <w:bookmarkStart w:id="57" w:name="_Toc34749325"/>
      <w:r>
        <w:rPr>
          <w:rFonts w:ascii="Century Gothic" w:hAnsi="Century Gothic"/>
        </w:rPr>
        <w:t>Device Model</w:t>
      </w:r>
      <w:bookmarkEnd w:id="57"/>
    </w:p>
    <w:p w14:paraId="38EFECF2" w14:textId="6761C359" w:rsidR="00444340" w:rsidRDefault="00444340" w:rsidP="00444340">
      <w:pPr>
        <w:pStyle w:val="Body"/>
      </w:pPr>
    </w:p>
    <w:p w14:paraId="2C901974" w14:textId="02892EDA" w:rsidR="00444340" w:rsidRDefault="00444340" w:rsidP="00444340">
      <w:pPr>
        <w:pStyle w:val="Body"/>
        <w:rPr>
          <w:rFonts w:ascii="Century Gothic" w:hAnsi="Century Gothic"/>
        </w:rPr>
      </w:pPr>
      <w:r w:rsidRPr="00444340">
        <w:rPr>
          <w:rFonts w:ascii="Century Gothic" w:hAnsi="Century Gothic"/>
        </w:rPr>
        <w:t xml:space="preserve">This </w:t>
      </w:r>
      <w:r>
        <w:rPr>
          <w:rFonts w:ascii="Century Gothic" w:hAnsi="Century Gothic"/>
        </w:rPr>
        <w:t>section</w:t>
      </w:r>
      <w:r w:rsidRPr="00444340">
        <w:rPr>
          <w:rFonts w:ascii="Century Gothic" w:hAnsi="Century Gothic"/>
        </w:rPr>
        <w:t xml:space="preserve"> describes the architecture of a Smart Connected Product (SCP) IoT edge solution for</w:t>
      </w:r>
      <w:r>
        <w:rPr>
          <w:rFonts w:ascii="Century Gothic" w:hAnsi="Century Gothic"/>
        </w:rPr>
        <w:t xml:space="preserve"> ELGi.</w:t>
      </w:r>
    </w:p>
    <w:p w14:paraId="63D711F9" w14:textId="6A640265" w:rsidR="007B7CC2" w:rsidRDefault="007B7CC2" w:rsidP="00444340">
      <w:pPr>
        <w:pStyle w:val="Body"/>
        <w:rPr>
          <w:rFonts w:ascii="Century Gothic" w:hAnsi="Century Gothic"/>
        </w:rPr>
      </w:pPr>
      <w:r>
        <w:rPr>
          <w:rFonts w:ascii="Century Gothic" w:hAnsi="Century Gothic"/>
        </w:rPr>
        <w:t>The functional capabilities that are expected from the device platform connectivity module is:</w:t>
      </w:r>
    </w:p>
    <w:p w14:paraId="19BCC18C" w14:textId="2A420EB1" w:rsidR="007B7CC2" w:rsidRDefault="007B7CC2" w:rsidP="00D94051">
      <w:pPr>
        <w:pStyle w:val="Body"/>
        <w:numPr>
          <w:ilvl w:val="0"/>
          <w:numId w:val="20"/>
        </w:numPr>
        <w:rPr>
          <w:rFonts w:ascii="Century Gothic" w:hAnsi="Century Gothic"/>
        </w:rPr>
      </w:pPr>
      <w:r>
        <w:rPr>
          <w:rFonts w:ascii="Century Gothic" w:hAnsi="Century Gothic"/>
        </w:rPr>
        <w:t>To be able to provide device onboarding capabilities.</w:t>
      </w:r>
    </w:p>
    <w:p w14:paraId="433A6BCD" w14:textId="5A27852E" w:rsidR="007B7CC2" w:rsidRDefault="007B7CC2" w:rsidP="00D94051">
      <w:pPr>
        <w:pStyle w:val="Body"/>
        <w:numPr>
          <w:ilvl w:val="0"/>
          <w:numId w:val="20"/>
        </w:numPr>
        <w:rPr>
          <w:rFonts w:ascii="Century Gothic" w:hAnsi="Century Gothic"/>
        </w:rPr>
      </w:pPr>
      <w:r>
        <w:rPr>
          <w:rFonts w:ascii="Century Gothic" w:hAnsi="Century Gothic"/>
        </w:rPr>
        <w:t>To be able to provide device connectivity and security.</w:t>
      </w:r>
    </w:p>
    <w:p w14:paraId="392D1C97" w14:textId="3D40A3D7" w:rsidR="007B7CC2" w:rsidRDefault="007B7CC2" w:rsidP="00D94051">
      <w:pPr>
        <w:pStyle w:val="Body"/>
        <w:numPr>
          <w:ilvl w:val="0"/>
          <w:numId w:val="20"/>
        </w:numPr>
        <w:rPr>
          <w:rFonts w:ascii="Century Gothic" w:hAnsi="Century Gothic"/>
        </w:rPr>
      </w:pPr>
      <w:r>
        <w:rPr>
          <w:rFonts w:ascii="Century Gothic" w:hAnsi="Century Gothic"/>
        </w:rPr>
        <w:t>To be able to provide asset management and remote monitoring capabilities.</w:t>
      </w:r>
    </w:p>
    <w:p w14:paraId="73DA3696" w14:textId="317F75D8" w:rsidR="007B7CC2" w:rsidRDefault="007B7CC2" w:rsidP="00D94051">
      <w:pPr>
        <w:pStyle w:val="Body"/>
        <w:numPr>
          <w:ilvl w:val="0"/>
          <w:numId w:val="20"/>
        </w:numPr>
        <w:rPr>
          <w:rFonts w:ascii="Century Gothic" w:hAnsi="Century Gothic"/>
        </w:rPr>
      </w:pPr>
      <w:r>
        <w:rPr>
          <w:rFonts w:ascii="Century Gothic" w:hAnsi="Century Gothic"/>
        </w:rPr>
        <w:t>To be able to perform Change management related operations.</w:t>
      </w:r>
    </w:p>
    <w:p w14:paraId="01D8A754" w14:textId="18F08421" w:rsidR="007B7CC2" w:rsidRDefault="007B7CC2" w:rsidP="00D94051">
      <w:pPr>
        <w:pStyle w:val="Body"/>
        <w:numPr>
          <w:ilvl w:val="0"/>
          <w:numId w:val="20"/>
        </w:numPr>
        <w:rPr>
          <w:rFonts w:ascii="Century Gothic" w:hAnsi="Century Gothic"/>
        </w:rPr>
      </w:pPr>
      <w:r>
        <w:rPr>
          <w:rFonts w:ascii="Century Gothic" w:hAnsi="Century Gothic"/>
        </w:rPr>
        <w:lastRenderedPageBreak/>
        <w:t>To be able to provide Health monitoring and diagnostics at asset level.</w:t>
      </w:r>
    </w:p>
    <w:p w14:paraId="5E09A47A" w14:textId="53D669BE" w:rsidR="007B7CC2" w:rsidRDefault="007B7CC2" w:rsidP="00D94051">
      <w:pPr>
        <w:pStyle w:val="Body"/>
        <w:numPr>
          <w:ilvl w:val="0"/>
          <w:numId w:val="20"/>
        </w:numPr>
        <w:rPr>
          <w:rFonts w:ascii="Century Gothic" w:hAnsi="Century Gothic"/>
        </w:rPr>
      </w:pPr>
      <w:r>
        <w:rPr>
          <w:rFonts w:ascii="Century Gothic" w:hAnsi="Century Gothic"/>
        </w:rPr>
        <w:t>To be able to perform device decommissioning.</w:t>
      </w:r>
    </w:p>
    <w:p w14:paraId="2258E336" w14:textId="3104F7C9" w:rsidR="00070BFC" w:rsidRDefault="00070BFC" w:rsidP="007B7CC2">
      <w:pPr>
        <w:pStyle w:val="Body"/>
        <w:rPr>
          <w:rFonts w:ascii="Century Gothic" w:hAnsi="Century Gothic"/>
        </w:rPr>
      </w:pPr>
      <w:r>
        <w:rPr>
          <w:rFonts w:ascii="Century Gothic" w:hAnsi="Century Gothic"/>
        </w:rPr>
        <w:t>The app-key based authentication will be used for device to talk to the platform. The device will have an app-key burned to it at the time of manufacturing which will be validated at the time of requesting the socket handshaking.</w:t>
      </w:r>
    </w:p>
    <w:p w14:paraId="04C70A29" w14:textId="26A29B22" w:rsidR="007B7CC2" w:rsidRDefault="00C33BF9" w:rsidP="007B7CC2">
      <w:pPr>
        <w:pStyle w:val="Body"/>
        <w:rPr>
          <w:rFonts w:ascii="Century Gothic" w:hAnsi="Century Gothic"/>
        </w:rPr>
      </w:pPr>
      <w:r>
        <w:rPr>
          <w:rFonts w:ascii="Century Gothic" w:hAnsi="Century Gothic"/>
        </w:rPr>
        <w:t>The solution proposed will be using C SDK module deployed on the client gateway (based on Linux operating system) to be able to communicate to the Thingworx platform.</w:t>
      </w:r>
    </w:p>
    <w:p w14:paraId="47263B45" w14:textId="20BCB0B1" w:rsidR="00070BFC" w:rsidRDefault="00070BFC" w:rsidP="007B7CC2">
      <w:pPr>
        <w:pStyle w:val="Body"/>
        <w:rPr>
          <w:rFonts w:ascii="Century Gothic" w:hAnsi="Century Gothic"/>
        </w:rPr>
      </w:pPr>
    </w:p>
    <w:p w14:paraId="74342364" w14:textId="009EE94C" w:rsidR="00070BFC" w:rsidRDefault="00070BFC" w:rsidP="00070BFC">
      <w:pPr>
        <w:pStyle w:val="Heading3"/>
        <w:rPr>
          <w:rFonts w:ascii="Century Gothic" w:hAnsi="Century Gothic"/>
        </w:rPr>
      </w:pPr>
      <w:bookmarkStart w:id="58" w:name="_Toc34749326"/>
      <w:r>
        <w:rPr>
          <w:rFonts w:ascii="Century Gothic" w:hAnsi="Century Gothic"/>
        </w:rPr>
        <w:t>Device Onboarding</w:t>
      </w:r>
      <w:bookmarkEnd w:id="58"/>
    </w:p>
    <w:p w14:paraId="6B68AF7F" w14:textId="6DDF08E7" w:rsidR="00070BFC" w:rsidRDefault="00070BFC" w:rsidP="00070BFC">
      <w:pPr>
        <w:pStyle w:val="Body"/>
      </w:pPr>
    </w:p>
    <w:p w14:paraId="2065829A" w14:textId="67A48E04" w:rsidR="00070BFC" w:rsidRDefault="00070BFC" w:rsidP="00070BFC">
      <w:pPr>
        <w:pStyle w:val="Body"/>
        <w:rPr>
          <w:rFonts w:ascii="Century Gothic" w:hAnsi="Century Gothic"/>
        </w:rPr>
      </w:pPr>
      <w:r w:rsidRPr="00070BFC">
        <w:rPr>
          <w:rFonts w:ascii="Century Gothic" w:hAnsi="Century Gothic"/>
        </w:rPr>
        <w:t xml:space="preserve">Device onboarding will be a </w:t>
      </w:r>
      <w:r>
        <w:rPr>
          <w:rFonts w:ascii="Century Gothic" w:hAnsi="Century Gothic"/>
        </w:rPr>
        <w:t>sequential process consisting of the following steps.</w:t>
      </w:r>
    </w:p>
    <w:p w14:paraId="2DFD2A20" w14:textId="55AA0E5F" w:rsidR="00070BFC" w:rsidRDefault="00070BFC" w:rsidP="00D94051">
      <w:pPr>
        <w:pStyle w:val="Body"/>
        <w:numPr>
          <w:ilvl w:val="0"/>
          <w:numId w:val="21"/>
        </w:numPr>
        <w:rPr>
          <w:rFonts w:ascii="Century Gothic" w:hAnsi="Century Gothic"/>
        </w:rPr>
      </w:pPr>
      <w:r>
        <w:rPr>
          <w:rFonts w:ascii="Century Gothic" w:hAnsi="Century Gothic"/>
        </w:rPr>
        <w:t>Device Registration</w:t>
      </w:r>
    </w:p>
    <w:p w14:paraId="77F628D3" w14:textId="06183CFB" w:rsidR="00070BFC" w:rsidRDefault="00070BFC" w:rsidP="00D94051">
      <w:pPr>
        <w:pStyle w:val="Body"/>
        <w:numPr>
          <w:ilvl w:val="0"/>
          <w:numId w:val="21"/>
        </w:numPr>
        <w:rPr>
          <w:rFonts w:ascii="Century Gothic" w:hAnsi="Century Gothic"/>
        </w:rPr>
      </w:pPr>
      <w:r>
        <w:rPr>
          <w:rFonts w:ascii="Century Gothic" w:hAnsi="Century Gothic"/>
        </w:rPr>
        <w:t>Device Configuration</w:t>
      </w:r>
    </w:p>
    <w:p w14:paraId="1F081EDD" w14:textId="4F129BCE" w:rsidR="00070BFC" w:rsidRDefault="00070BFC" w:rsidP="00D94051">
      <w:pPr>
        <w:pStyle w:val="Body"/>
        <w:numPr>
          <w:ilvl w:val="0"/>
          <w:numId w:val="21"/>
        </w:numPr>
        <w:rPr>
          <w:rFonts w:ascii="Century Gothic" w:hAnsi="Century Gothic"/>
        </w:rPr>
      </w:pPr>
      <w:r>
        <w:rPr>
          <w:rFonts w:ascii="Century Gothic" w:hAnsi="Century Gothic"/>
        </w:rPr>
        <w:t>Model Creation</w:t>
      </w:r>
    </w:p>
    <w:p w14:paraId="5FBE9BD8" w14:textId="5F438581" w:rsidR="00777A31" w:rsidRPr="004503B6" w:rsidRDefault="00777A31" w:rsidP="00777A31">
      <w:pPr>
        <w:pStyle w:val="Body"/>
        <w:rPr>
          <w:rFonts w:ascii="Century Gothic" w:hAnsi="Century Gothic"/>
          <w:lang w:bidi="gu-IN"/>
        </w:rPr>
      </w:pPr>
    </w:p>
    <w:p w14:paraId="54FE88A5" w14:textId="61F58D0C" w:rsidR="00070BFC" w:rsidRDefault="00777A31" w:rsidP="00070BFC">
      <w:pPr>
        <w:pStyle w:val="Body"/>
        <w:rPr>
          <w:rFonts w:ascii="Century Gothic" w:hAnsi="Century Gothic"/>
        </w:rPr>
      </w:pPr>
      <w:r w:rsidRPr="004503B6">
        <w:rPr>
          <w:rFonts w:ascii="Century Gothic" w:hAnsi="Century Gothic"/>
          <w:lang w:bidi="gu-IN"/>
        </w:rPr>
        <w:t>The connectivity software</w:t>
      </w:r>
      <w:r>
        <w:rPr>
          <w:rFonts w:ascii="Century Gothic" w:hAnsi="Century Gothic"/>
          <w:lang w:bidi="gu-IN"/>
        </w:rPr>
        <w:t>, C SDK</w:t>
      </w:r>
      <w:r w:rsidRPr="004503B6">
        <w:rPr>
          <w:rFonts w:ascii="Century Gothic" w:hAnsi="Century Gothic"/>
          <w:lang w:bidi="gu-IN"/>
        </w:rPr>
        <w:t xml:space="preserve"> will be installed on the device</w:t>
      </w:r>
      <w:r w:rsidR="00D21F4E">
        <w:rPr>
          <w:rFonts w:ascii="Century Gothic" w:hAnsi="Century Gothic"/>
          <w:lang w:bidi="gu-IN"/>
        </w:rPr>
        <w:t>s</w:t>
      </w:r>
      <w:r w:rsidRPr="004503B6">
        <w:rPr>
          <w:rFonts w:ascii="Century Gothic" w:hAnsi="Century Gothic"/>
          <w:lang w:bidi="gu-IN"/>
        </w:rPr>
        <w:t xml:space="preserve"> </w:t>
      </w:r>
      <w:r w:rsidRPr="00D21F4E">
        <w:rPr>
          <w:rFonts w:ascii="Century Gothic" w:hAnsi="Century Gothic"/>
          <w:lang w:bidi="gu-IN"/>
        </w:rPr>
        <w:t>in the factory</w:t>
      </w:r>
      <w:r w:rsidR="00D21F4E">
        <w:rPr>
          <w:rFonts w:ascii="Century Gothic" w:hAnsi="Century Gothic"/>
          <w:lang w:bidi="gu-IN"/>
        </w:rPr>
        <w:t xml:space="preserve">. </w:t>
      </w:r>
      <w:commentRangeStart w:id="59"/>
      <w:r w:rsidR="00D21F4E">
        <w:rPr>
          <w:rFonts w:ascii="Century Gothic" w:hAnsi="Century Gothic"/>
          <w:lang w:bidi="gu-IN"/>
        </w:rPr>
        <w:t>ELGi team will be responsible for the installation and maintenance of devices, gateways and softwares installed on it</w:t>
      </w:r>
      <w:commentRangeEnd w:id="59"/>
      <w:r w:rsidR="00782318">
        <w:rPr>
          <w:rStyle w:val="CommentReference"/>
          <w:color w:val="000000"/>
        </w:rPr>
        <w:commentReference w:id="59"/>
      </w:r>
      <w:r w:rsidR="00D21F4E">
        <w:rPr>
          <w:rFonts w:ascii="Century Gothic" w:hAnsi="Century Gothic"/>
          <w:lang w:bidi="gu-IN"/>
        </w:rPr>
        <w:t xml:space="preserve">, </w:t>
      </w:r>
      <w:commentRangeStart w:id="60"/>
      <w:r w:rsidR="00D21F4E">
        <w:rPr>
          <w:rFonts w:ascii="Century Gothic" w:hAnsi="Century Gothic"/>
          <w:lang w:bidi="gu-IN"/>
        </w:rPr>
        <w:t xml:space="preserve">including the Edge SDK (C SDK in this </w:t>
      </w:r>
      <w:r w:rsidR="00EA3BED">
        <w:rPr>
          <w:rFonts w:ascii="Century Gothic" w:hAnsi="Century Gothic"/>
          <w:lang w:bidi="gu-IN"/>
        </w:rPr>
        <w:t>case</w:t>
      </w:r>
      <w:r w:rsidR="00D21F4E">
        <w:rPr>
          <w:rFonts w:ascii="Century Gothic" w:hAnsi="Century Gothic"/>
          <w:lang w:bidi="gu-IN"/>
        </w:rPr>
        <w:t>)</w:t>
      </w:r>
      <w:commentRangeEnd w:id="60"/>
      <w:r w:rsidR="00782318">
        <w:rPr>
          <w:rStyle w:val="CommentReference"/>
          <w:color w:val="000000"/>
        </w:rPr>
        <w:commentReference w:id="60"/>
      </w:r>
      <w:r w:rsidR="00D21F4E">
        <w:rPr>
          <w:rFonts w:ascii="Century Gothic" w:hAnsi="Century Gothic"/>
          <w:lang w:bidi="gu-IN"/>
        </w:rPr>
        <w:t>.</w:t>
      </w:r>
    </w:p>
    <w:p w14:paraId="0DFCBE89" w14:textId="0739D49C" w:rsidR="00070BFC" w:rsidRDefault="00070BFC" w:rsidP="00070BFC">
      <w:pPr>
        <w:pStyle w:val="Heading4"/>
        <w:rPr>
          <w:rFonts w:ascii="Century Gothic" w:hAnsi="Century Gothic"/>
        </w:rPr>
      </w:pPr>
      <w:r>
        <w:rPr>
          <w:rFonts w:ascii="Century Gothic" w:hAnsi="Century Gothic"/>
        </w:rPr>
        <w:t>Device Registration</w:t>
      </w:r>
    </w:p>
    <w:p w14:paraId="509E2123" w14:textId="77777777" w:rsidR="00070BFC" w:rsidRPr="00070BFC" w:rsidRDefault="00070BFC" w:rsidP="00070BFC">
      <w:pPr>
        <w:pStyle w:val="Body"/>
      </w:pPr>
    </w:p>
    <w:p w14:paraId="424FB75A" w14:textId="77777777" w:rsidR="00070BFC" w:rsidRDefault="00070BFC" w:rsidP="00070BFC">
      <w:pPr>
        <w:pStyle w:val="Body"/>
        <w:rPr>
          <w:rFonts w:ascii="Century Gothic" w:hAnsi="Century Gothic"/>
        </w:rPr>
      </w:pPr>
      <w:r w:rsidRPr="00070BFC">
        <w:rPr>
          <w:rFonts w:ascii="Century Gothic" w:hAnsi="Century Gothic"/>
        </w:rPr>
        <w:t xml:space="preserve">The first step in </w:t>
      </w:r>
      <w:r>
        <w:rPr>
          <w:rFonts w:ascii="Century Gothic" w:hAnsi="Century Gothic"/>
        </w:rPr>
        <w:t>process of onboarding a device is when the gateway and device are switched on and it tried to communicate to the Thingworx server using the pre-burned app key.</w:t>
      </w:r>
    </w:p>
    <w:p w14:paraId="02D725B5" w14:textId="6ED7F7A2" w:rsidR="00070BFC" w:rsidRDefault="00070BFC" w:rsidP="00070BFC">
      <w:pPr>
        <w:pStyle w:val="Body"/>
        <w:rPr>
          <w:rFonts w:ascii="Century Gothic" w:hAnsi="Century Gothic"/>
        </w:rPr>
      </w:pPr>
      <w:r>
        <w:rPr>
          <w:rFonts w:ascii="Century Gothic" w:hAnsi="Century Gothic"/>
        </w:rPr>
        <w:t>The following is the flow of device registration.</w:t>
      </w:r>
    </w:p>
    <w:p w14:paraId="6E43E6B4" w14:textId="36783836" w:rsidR="00070BFC" w:rsidRPr="00070BFC" w:rsidRDefault="00070BFC" w:rsidP="00070BFC">
      <w:pPr>
        <w:pStyle w:val="Body"/>
        <w:rPr>
          <w:rFonts w:ascii="Century Gothic" w:hAnsi="Century Gothic"/>
        </w:rPr>
      </w:pPr>
    </w:p>
    <w:p w14:paraId="202DB2D3" w14:textId="77777777" w:rsidR="00875103" w:rsidRDefault="00875103" w:rsidP="007B7CC2">
      <w:pPr>
        <w:pStyle w:val="Body"/>
        <w:rPr>
          <w:noProof/>
        </w:rPr>
      </w:pPr>
    </w:p>
    <w:p w14:paraId="01D33BFD" w14:textId="4A765FD5" w:rsidR="00070BFC" w:rsidRDefault="00CE0541" w:rsidP="007B7CC2">
      <w:pPr>
        <w:pStyle w:val="Body"/>
        <w:rPr>
          <w:rFonts w:ascii="Century Gothic" w:hAnsi="Century Gothic"/>
        </w:rPr>
      </w:pPr>
      <w:r>
        <w:rPr>
          <w:noProof/>
          <w:lang w:eastAsia="en-US"/>
        </w:rPr>
        <w:lastRenderedPageBreak/>
        <w:drawing>
          <wp:inline distT="0" distB="0" distL="0" distR="0" wp14:anchorId="3A474080" wp14:editId="10C8F36B">
            <wp:extent cx="5106009" cy="3025501"/>
            <wp:effectExtent l="0" t="0" r="0" b="381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5338" cy="3048805"/>
                    </a:xfrm>
                    <a:prstGeom prst="rect">
                      <a:avLst/>
                    </a:prstGeom>
                  </pic:spPr>
                </pic:pic>
              </a:graphicData>
            </a:graphic>
          </wp:inline>
        </w:drawing>
      </w:r>
      <w:commentRangeStart w:id="61"/>
      <w:commentRangeEnd w:id="61"/>
      <w:r w:rsidR="000D6FE1">
        <w:rPr>
          <w:rStyle w:val="CommentReference"/>
          <w:color w:val="000000"/>
        </w:rPr>
        <w:commentReference w:id="61"/>
      </w:r>
    </w:p>
    <w:p w14:paraId="62B7609C" w14:textId="0F2BCD53" w:rsidR="00105730" w:rsidRDefault="00105730" w:rsidP="00105730">
      <w:pPr>
        <w:pStyle w:val="Heading4"/>
        <w:rPr>
          <w:rFonts w:ascii="Century Gothic" w:hAnsi="Century Gothic"/>
        </w:rPr>
      </w:pPr>
      <w:r>
        <w:rPr>
          <w:rFonts w:ascii="Century Gothic" w:hAnsi="Century Gothic"/>
        </w:rPr>
        <w:t>Device Configuration</w:t>
      </w:r>
    </w:p>
    <w:p w14:paraId="798317CF" w14:textId="04688CC7" w:rsidR="007B5C3C" w:rsidRDefault="007B5C3C" w:rsidP="007B5C3C">
      <w:pPr>
        <w:pStyle w:val="Body"/>
      </w:pPr>
    </w:p>
    <w:p w14:paraId="39ED587A" w14:textId="62912666" w:rsidR="00875103" w:rsidRDefault="00875103" w:rsidP="007B5C3C">
      <w:pPr>
        <w:pStyle w:val="Body"/>
        <w:rPr>
          <w:rFonts w:ascii="Century Gothic" w:hAnsi="Century Gothic"/>
        </w:rPr>
      </w:pPr>
      <w:r w:rsidRPr="00875103">
        <w:rPr>
          <w:rFonts w:ascii="Century Gothic" w:hAnsi="Century Gothic"/>
        </w:rPr>
        <w:t>Once the</w:t>
      </w:r>
      <w:r>
        <w:rPr>
          <w:rFonts w:ascii="Century Gothic" w:hAnsi="Century Gothic"/>
        </w:rPr>
        <w:t xml:space="preserve"> registration request is received at Thingworx, it performs the device configuration process using the wrapper services created at platform level.</w:t>
      </w:r>
    </w:p>
    <w:p w14:paraId="757B0858" w14:textId="201CE4CE" w:rsidR="00875103" w:rsidRDefault="00875103" w:rsidP="007B5C3C">
      <w:pPr>
        <w:pStyle w:val="Body"/>
        <w:rPr>
          <w:rFonts w:ascii="Century Gothic" w:hAnsi="Century Gothic"/>
        </w:rPr>
      </w:pPr>
      <w:r>
        <w:rPr>
          <w:rFonts w:ascii="Century Gothic" w:hAnsi="Century Gothic"/>
        </w:rPr>
        <w:t>The following flow is being executed.</w:t>
      </w:r>
    </w:p>
    <w:p w14:paraId="4A0D395D" w14:textId="3ADFCBFD" w:rsidR="004D0135" w:rsidRDefault="00CE0541" w:rsidP="004D0135">
      <w:pPr>
        <w:pStyle w:val="Body"/>
        <w:rPr>
          <w:rFonts w:ascii="Century Gothic" w:hAnsi="Century Gothic"/>
        </w:rPr>
      </w:pPr>
      <w:commentRangeStart w:id="62"/>
      <w:commentRangeStart w:id="63"/>
      <w:commentRangeStart w:id="64"/>
      <w:r>
        <w:rPr>
          <w:noProof/>
          <w:lang w:eastAsia="en-US"/>
        </w:rPr>
        <w:drawing>
          <wp:inline distT="0" distB="0" distL="0" distR="0" wp14:anchorId="36A181DA" wp14:editId="4ECFBC3C">
            <wp:extent cx="4934309" cy="3280859"/>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6458" cy="3288937"/>
                    </a:xfrm>
                    <a:prstGeom prst="rect">
                      <a:avLst/>
                    </a:prstGeom>
                  </pic:spPr>
                </pic:pic>
              </a:graphicData>
            </a:graphic>
          </wp:inline>
        </w:drawing>
      </w:r>
      <w:commentRangeEnd w:id="62"/>
      <w:commentRangeEnd w:id="63"/>
      <w:commentRangeEnd w:id="64"/>
      <w:r w:rsidR="006F3457">
        <w:rPr>
          <w:rStyle w:val="CommentReference"/>
          <w:color w:val="000000"/>
        </w:rPr>
        <w:commentReference w:id="62"/>
      </w:r>
      <w:r w:rsidR="001C4EA7">
        <w:rPr>
          <w:rStyle w:val="CommentReference"/>
          <w:color w:val="000000"/>
        </w:rPr>
        <w:commentReference w:id="63"/>
      </w:r>
      <w:r w:rsidR="000D6FE1">
        <w:rPr>
          <w:rStyle w:val="CommentReference"/>
          <w:color w:val="000000"/>
        </w:rPr>
        <w:commentReference w:id="64"/>
      </w:r>
    </w:p>
    <w:p w14:paraId="5A99802D" w14:textId="60D71CA4" w:rsidR="004D0135" w:rsidRDefault="004D0135" w:rsidP="004D0135">
      <w:pPr>
        <w:pStyle w:val="Body"/>
        <w:rPr>
          <w:rFonts w:ascii="Century Gothic" w:hAnsi="Century Gothic"/>
        </w:rPr>
      </w:pPr>
      <w:r>
        <w:rPr>
          <w:rFonts w:ascii="Century Gothic" w:hAnsi="Century Gothic"/>
        </w:rPr>
        <w:t>Service/Model for this step is defined in the Model/Code Snippet in Section 4 of this document.</w:t>
      </w:r>
    </w:p>
    <w:p w14:paraId="3772996B" w14:textId="5F37F2AC" w:rsidR="00432CD0" w:rsidRDefault="00432CD0" w:rsidP="004D0135">
      <w:pPr>
        <w:pStyle w:val="Body"/>
        <w:rPr>
          <w:rFonts w:ascii="Century Gothic" w:hAnsi="Century Gothic"/>
        </w:rPr>
      </w:pPr>
      <w:r>
        <w:rPr>
          <w:rFonts w:ascii="Century Gothic" w:hAnsi="Century Gothic"/>
        </w:rPr>
        <w:t xml:space="preserve">The following information is received from the PLM system when it </w:t>
      </w:r>
      <w:r w:rsidR="00D1152C">
        <w:rPr>
          <w:rFonts w:ascii="Century Gothic" w:hAnsi="Century Gothic"/>
        </w:rPr>
        <w:t>is requested for machine details by passing the FAB number of the device.</w:t>
      </w:r>
    </w:p>
    <w:tbl>
      <w:tblPr>
        <w:tblStyle w:val="TableGrid"/>
        <w:tblW w:w="0" w:type="auto"/>
        <w:tblLook w:val="04A0" w:firstRow="1" w:lastRow="0" w:firstColumn="1" w:lastColumn="0" w:noHBand="0" w:noVBand="1"/>
      </w:tblPr>
      <w:tblGrid>
        <w:gridCol w:w="5096"/>
        <w:gridCol w:w="5116"/>
      </w:tblGrid>
      <w:tr w:rsidR="00D1152C" w14:paraId="6EE2BAD5" w14:textId="77777777" w:rsidTr="00D11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6" w:type="dxa"/>
          </w:tcPr>
          <w:p w14:paraId="4FB8EC11" w14:textId="08A46B17" w:rsidR="00D1152C" w:rsidRDefault="00D1152C" w:rsidP="004D0135">
            <w:pPr>
              <w:pStyle w:val="Body"/>
              <w:ind w:left="0"/>
              <w:rPr>
                <w:rFonts w:ascii="Century Gothic" w:hAnsi="Century Gothic"/>
              </w:rPr>
            </w:pPr>
            <w:bookmarkStart w:id="65" w:name="_Hlk31009991"/>
            <w:r>
              <w:rPr>
                <w:rFonts w:ascii="Century Gothic" w:hAnsi="Century Gothic"/>
              </w:rPr>
              <w:lastRenderedPageBreak/>
              <w:t>Input to PLM/LN</w:t>
            </w:r>
          </w:p>
        </w:tc>
        <w:tc>
          <w:tcPr>
            <w:tcW w:w="5116" w:type="dxa"/>
          </w:tcPr>
          <w:p w14:paraId="04453A85" w14:textId="2C0F7D1F" w:rsidR="00D1152C" w:rsidRDefault="00D1152C" w:rsidP="004D0135">
            <w:pPr>
              <w:pStyle w:val="Body"/>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Output information from PLM/LN</w:t>
            </w:r>
          </w:p>
        </w:tc>
      </w:tr>
      <w:tr w:rsidR="00D1152C" w14:paraId="0767C9A1"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val="restart"/>
          </w:tcPr>
          <w:p w14:paraId="0B267844" w14:textId="470C7762" w:rsidR="00D1152C" w:rsidRDefault="00D1152C" w:rsidP="00D1152C">
            <w:pPr>
              <w:pStyle w:val="Body"/>
              <w:ind w:left="0"/>
              <w:jc w:val="center"/>
              <w:rPr>
                <w:rFonts w:ascii="Century Gothic" w:hAnsi="Century Gothic"/>
              </w:rPr>
            </w:pPr>
            <w:r>
              <w:rPr>
                <w:rFonts w:ascii="Century Gothic" w:hAnsi="Century Gothic"/>
              </w:rPr>
              <w:t>FAB Number</w:t>
            </w:r>
          </w:p>
        </w:tc>
        <w:tc>
          <w:tcPr>
            <w:tcW w:w="5116" w:type="dxa"/>
          </w:tcPr>
          <w:p w14:paraId="5DE077FB" w14:textId="413DA896" w:rsid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Machine FAB No</w:t>
            </w:r>
          </w:p>
        </w:tc>
      </w:tr>
      <w:tr w:rsidR="00D1152C" w14:paraId="10211598"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33AED91D" w14:textId="77777777" w:rsidR="00D1152C" w:rsidRDefault="00D1152C" w:rsidP="004D0135">
            <w:pPr>
              <w:pStyle w:val="Body"/>
              <w:ind w:left="0"/>
              <w:rPr>
                <w:rFonts w:ascii="Century Gothic" w:hAnsi="Century Gothic"/>
              </w:rPr>
            </w:pPr>
          </w:p>
        </w:tc>
        <w:tc>
          <w:tcPr>
            <w:tcW w:w="5116" w:type="dxa"/>
          </w:tcPr>
          <w:p w14:paraId="55CC0D25" w14:textId="5C45C65F" w:rsid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1152C">
              <w:rPr>
                <w:rFonts w:ascii="Century Gothic" w:hAnsi="Century Gothic"/>
              </w:rPr>
              <w:t>Machine group details (EPSAC /LEPSAC / DPSAC / Oil free etc.)</w:t>
            </w:r>
          </w:p>
        </w:tc>
      </w:tr>
      <w:tr w:rsidR="00D1152C" w14:paraId="5D3EBB7C"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604610D4" w14:textId="77777777" w:rsidR="00D1152C" w:rsidRDefault="00D1152C" w:rsidP="004D0135">
            <w:pPr>
              <w:pStyle w:val="Body"/>
              <w:ind w:left="0"/>
              <w:rPr>
                <w:rFonts w:ascii="Century Gothic" w:hAnsi="Century Gothic"/>
              </w:rPr>
            </w:pPr>
          </w:p>
        </w:tc>
        <w:tc>
          <w:tcPr>
            <w:tcW w:w="5116" w:type="dxa"/>
          </w:tcPr>
          <w:p w14:paraId="7B008016" w14:textId="2786A89E" w:rsid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commentRangeStart w:id="66"/>
            <w:r w:rsidRPr="00D1152C">
              <w:rPr>
                <w:rFonts w:ascii="Century Gothic" w:hAnsi="Century Gothic"/>
              </w:rPr>
              <w:t>Machine Type</w:t>
            </w:r>
            <w:commentRangeEnd w:id="66"/>
            <w:r w:rsidR="009C7E01">
              <w:rPr>
                <w:rStyle w:val="CommentReference"/>
                <w:color w:val="000000"/>
              </w:rPr>
              <w:commentReference w:id="66"/>
            </w:r>
          </w:p>
        </w:tc>
      </w:tr>
      <w:tr w:rsidR="00D1152C" w14:paraId="7DAA6B5B"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4AAB68AD" w14:textId="77777777" w:rsidR="00D1152C" w:rsidRDefault="00D1152C" w:rsidP="004D0135">
            <w:pPr>
              <w:pStyle w:val="Body"/>
              <w:ind w:left="0"/>
              <w:rPr>
                <w:rFonts w:ascii="Century Gothic" w:hAnsi="Century Gothic"/>
              </w:rPr>
            </w:pPr>
          </w:p>
        </w:tc>
        <w:tc>
          <w:tcPr>
            <w:tcW w:w="5116" w:type="dxa"/>
          </w:tcPr>
          <w:p w14:paraId="2CDB8C84" w14:textId="2B05586C" w:rsidR="00D1152C" w:rsidRDefault="007D2D63"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1152C">
              <w:rPr>
                <w:rFonts w:ascii="Century Gothic" w:hAnsi="Century Gothic"/>
              </w:rPr>
              <w:t>Mfg.</w:t>
            </w:r>
            <w:r w:rsidR="00D1152C" w:rsidRPr="00D1152C">
              <w:rPr>
                <w:rFonts w:ascii="Century Gothic" w:hAnsi="Century Gothic"/>
              </w:rPr>
              <w:t xml:space="preserve"> Date</w:t>
            </w:r>
          </w:p>
        </w:tc>
      </w:tr>
      <w:tr w:rsidR="00D1152C" w14:paraId="03C436B0"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0DE5863C" w14:textId="77777777" w:rsidR="00D1152C" w:rsidRDefault="00D1152C" w:rsidP="004D0135">
            <w:pPr>
              <w:pStyle w:val="Body"/>
              <w:ind w:left="0"/>
              <w:rPr>
                <w:rFonts w:ascii="Century Gothic" w:hAnsi="Century Gothic"/>
              </w:rPr>
            </w:pPr>
          </w:p>
        </w:tc>
        <w:tc>
          <w:tcPr>
            <w:tcW w:w="5116" w:type="dxa"/>
          </w:tcPr>
          <w:p w14:paraId="395B6F28" w14:textId="2B91D983" w:rsid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1152C">
              <w:rPr>
                <w:rFonts w:ascii="Century Gothic" w:hAnsi="Century Gothic"/>
              </w:rPr>
              <w:t>Name plate details</w:t>
            </w:r>
          </w:p>
        </w:tc>
      </w:tr>
      <w:tr w:rsidR="00D1152C" w14:paraId="50349B13"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1972B9A8" w14:textId="77777777" w:rsidR="00D1152C" w:rsidRDefault="00D1152C" w:rsidP="004D0135">
            <w:pPr>
              <w:pStyle w:val="Body"/>
              <w:ind w:left="0"/>
              <w:rPr>
                <w:rFonts w:ascii="Century Gothic" w:hAnsi="Century Gothic"/>
              </w:rPr>
            </w:pPr>
          </w:p>
        </w:tc>
        <w:tc>
          <w:tcPr>
            <w:tcW w:w="5116" w:type="dxa"/>
          </w:tcPr>
          <w:p w14:paraId="614932F4" w14:textId="037953AF" w:rsid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1152C">
              <w:rPr>
                <w:rFonts w:ascii="Century Gothic" w:hAnsi="Century Gothic"/>
              </w:rPr>
              <w:t>Rated CFM</w:t>
            </w:r>
          </w:p>
        </w:tc>
      </w:tr>
      <w:tr w:rsidR="00D1152C" w14:paraId="42D0CBD9"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0D2DF8FA" w14:textId="77777777" w:rsidR="00D1152C" w:rsidRDefault="00D1152C" w:rsidP="004D0135">
            <w:pPr>
              <w:pStyle w:val="Body"/>
              <w:ind w:left="0"/>
              <w:rPr>
                <w:rFonts w:ascii="Century Gothic" w:hAnsi="Century Gothic"/>
              </w:rPr>
            </w:pPr>
          </w:p>
        </w:tc>
        <w:tc>
          <w:tcPr>
            <w:tcW w:w="5116" w:type="dxa"/>
          </w:tcPr>
          <w:p w14:paraId="37B556D4" w14:textId="6225091A" w:rsid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1152C">
              <w:rPr>
                <w:rFonts w:ascii="Century Gothic" w:hAnsi="Century Gothic"/>
              </w:rPr>
              <w:t>Rated Pressure</w:t>
            </w:r>
          </w:p>
        </w:tc>
      </w:tr>
      <w:tr w:rsidR="00D1152C" w14:paraId="3204CC66"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2CA39954" w14:textId="77777777" w:rsidR="00D1152C" w:rsidRDefault="00D1152C" w:rsidP="004D0135">
            <w:pPr>
              <w:pStyle w:val="Body"/>
              <w:ind w:left="0"/>
              <w:rPr>
                <w:rFonts w:ascii="Century Gothic" w:hAnsi="Century Gothic"/>
              </w:rPr>
            </w:pPr>
          </w:p>
        </w:tc>
        <w:tc>
          <w:tcPr>
            <w:tcW w:w="5116" w:type="dxa"/>
          </w:tcPr>
          <w:p w14:paraId="1B3DEEF4" w14:textId="71FB8BAC" w:rsid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1152C">
              <w:rPr>
                <w:rFonts w:ascii="Century Gothic" w:hAnsi="Century Gothic"/>
              </w:rPr>
              <w:t>Rated power</w:t>
            </w:r>
          </w:p>
        </w:tc>
      </w:tr>
      <w:tr w:rsidR="00D1152C" w14:paraId="7522BFBC"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7D224303" w14:textId="77777777" w:rsidR="00D1152C" w:rsidRDefault="00D1152C" w:rsidP="004D0135">
            <w:pPr>
              <w:pStyle w:val="Body"/>
              <w:ind w:left="0"/>
              <w:rPr>
                <w:rFonts w:ascii="Century Gothic" w:hAnsi="Century Gothic"/>
              </w:rPr>
            </w:pPr>
          </w:p>
        </w:tc>
        <w:tc>
          <w:tcPr>
            <w:tcW w:w="5116" w:type="dxa"/>
          </w:tcPr>
          <w:p w14:paraId="2671C1C1" w14:textId="0858A99E" w:rsid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D1152C">
              <w:rPr>
                <w:rFonts w:ascii="Century Gothic" w:hAnsi="Century Gothic"/>
              </w:rPr>
              <w:t xml:space="preserve">VFD or Non </w:t>
            </w:r>
            <w:r w:rsidR="007570E2">
              <w:rPr>
                <w:rFonts w:ascii="Century Gothic" w:hAnsi="Century Gothic"/>
              </w:rPr>
              <w:t>–</w:t>
            </w:r>
            <w:r w:rsidRPr="00D1152C">
              <w:rPr>
                <w:rFonts w:ascii="Century Gothic" w:hAnsi="Century Gothic"/>
              </w:rPr>
              <w:t xml:space="preserve"> VFD</w:t>
            </w:r>
          </w:p>
        </w:tc>
      </w:tr>
      <w:tr w:rsidR="00D1152C" w14:paraId="522B0B11"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51227918" w14:textId="77777777" w:rsidR="00D1152C" w:rsidRDefault="00D1152C" w:rsidP="004D0135">
            <w:pPr>
              <w:pStyle w:val="Body"/>
              <w:ind w:left="0"/>
              <w:rPr>
                <w:rFonts w:ascii="Century Gothic" w:hAnsi="Century Gothic"/>
              </w:rPr>
            </w:pPr>
          </w:p>
        </w:tc>
        <w:tc>
          <w:tcPr>
            <w:tcW w:w="5116" w:type="dxa"/>
          </w:tcPr>
          <w:p w14:paraId="328C79D7" w14:textId="27DA8EDA" w:rsid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commentRangeStart w:id="67"/>
            <w:r w:rsidRPr="00D1152C">
              <w:rPr>
                <w:rFonts w:ascii="Century Gothic" w:hAnsi="Century Gothic"/>
              </w:rPr>
              <w:t>AMC or Non AMC customer</w:t>
            </w:r>
            <w:commentRangeEnd w:id="67"/>
            <w:r w:rsidR="0042149C">
              <w:rPr>
                <w:rStyle w:val="CommentReference"/>
                <w:color w:val="000000"/>
              </w:rPr>
              <w:commentReference w:id="67"/>
            </w:r>
          </w:p>
        </w:tc>
      </w:tr>
      <w:tr w:rsidR="00D1152C" w14:paraId="16FEF25B" w14:textId="77777777" w:rsidTr="00D1152C">
        <w:tc>
          <w:tcPr>
            <w:cnfStyle w:val="001000000000" w:firstRow="0" w:lastRow="0" w:firstColumn="1" w:lastColumn="0" w:oddVBand="0" w:evenVBand="0" w:oddHBand="0" w:evenHBand="0" w:firstRowFirstColumn="0" w:firstRowLastColumn="0" w:lastRowFirstColumn="0" w:lastRowLastColumn="0"/>
            <w:tcW w:w="5096" w:type="dxa"/>
            <w:vMerge/>
          </w:tcPr>
          <w:p w14:paraId="5D1695ED" w14:textId="77777777" w:rsidR="00D1152C" w:rsidRDefault="00D1152C" w:rsidP="004D0135">
            <w:pPr>
              <w:pStyle w:val="Body"/>
              <w:ind w:left="0"/>
              <w:rPr>
                <w:rFonts w:ascii="Century Gothic" w:hAnsi="Century Gothic"/>
              </w:rPr>
            </w:pPr>
          </w:p>
        </w:tc>
        <w:tc>
          <w:tcPr>
            <w:tcW w:w="5116" w:type="dxa"/>
          </w:tcPr>
          <w:p w14:paraId="46827CEA" w14:textId="19DA99E9" w:rsidR="00D1152C" w:rsidRPr="00D1152C" w:rsidRDefault="00D1152C" w:rsidP="004D0135">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commentRangeStart w:id="68"/>
            <w:r w:rsidRPr="00D1152C">
              <w:rPr>
                <w:rFonts w:ascii="Century Gothic" w:hAnsi="Century Gothic"/>
              </w:rPr>
              <w:t>Next AMC visit date</w:t>
            </w:r>
            <w:commentRangeEnd w:id="68"/>
            <w:r w:rsidR="0042149C">
              <w:rPr>
                <w:rStyle w:val="CommentReference"/>
                <w:color w:val="000000"/>
              </w:rPr>
              <w:commentReference w:id="68"/>
            </w:r>
          </w:p>
        </w:tc>
      </w:tr>
    </w:tbl>
    <w:bookmarkEnd w:id="65"/>
    <w:p w14:paraId="20505ACC" w14:textId="006BA419" w:rsidR="00D1152C" w:rsidRDefault="00D1152C" w:rsidP="004D0135">
      <w:pPr>
        <w:pStyle w:val="Body"/>
        <w:rPr>
          <w:rFonts w:ascii="Century Gothic" w:hAnsi="Century Gothic"/>
        </w:rPr>
      </w:pPr>
      <w:r>
        <w:rPr>
          <w:rFonts w:ascii="Century Gothic" w:hAnsi="Century Gothic"/>
        </w:rPr>
        <w:t>For details on the parameters, please refer the “Parameter mapping worksheet”.</w:t>
      </w:r>
    </w:p>
    <w:p w14:paraId="4D33D1E6" w14:textId="4B29724F" w:rsidR="004D0135" w:rsidRDefault="004D0135" w:rsidP="004D0135">
      <w:pPr>
        <w:pStyle w:val="Heading4"/>
        <w:rPr>
          <w:rFonts w:ascii="Century Gothic" w:hAnsi="Century Gothic"/>
        </w:rPr>
      </w:pPr>
      <w:r>
        <w:rPr>
          <w:rFonts w:ascii="Century Gothic" w:hAnsi="Century Gothic"/>
        </w:rPr>
        <w:t>Model Creation</w:t>
      </w:r>
    </w:p>
    <w:p w14:paraId="2ECE086E" w14:textId="094651A3" w:rsidR="006A3CAF" w:rsidRDefault="006A3CAF" w:rsidP="006A3CAF">
      <w:pPr>
        <w:pStyle w:val="Body"/>
        <w:ind w:left="0"/>
      </w:pPr>
    </w:p>
    <w:p w14:paraId="6344DFBD" w14:textId="19332A53" w:rsidR="006A3CAF" w:rsidRDefault="006A3CAF" w:rsidP="006A3CAF">
      <w:pPr>
        <w:pStyle w:val="Body"/>
        <w:ind w:left="567"/>
        <w:rPr>
          <w:rFonts w:ascii="Century Gothic" w:hAnsi="Century Gothic"/>
        </w:rPr>
      </w:pPr>
      <w:r w:rsidRPr="00275B84">
        <w:rPr>
          <w:rFonts w:ascii="Century Gothic" w:hAnsi="Century Gothic"/>
        </w:rPr>
        <w:t xml:space="preserve">Once the device registration and device configuration is successfully done, the next step of the process is to successfully create the data model corresponding to </w:t>
      </w:r>
      <w:r w:rsidR="00275B84" w:rsidRPr="00275B84">
        <w:rPr>
          <w:rFonts w:ascii="Century Gothic" w:hAnsi="Century Gothic"/>
        </w:rPr>
        <w:t>the remote thing in action.</w:t>
      </w:r>
    </w:p>
    <w:p w14:paraId="623CCC5F" w14:textId="7A2F0DB9" w:rsidR="00275B84" w:rsidRDefault="00275B84" w:rsidP="006A3CAF">
      <w:pPr>
        <w:pStyle w:val="Body"/>
        <w:ind w:left="567"/>
        <w:rPr>
          <w:rFonts w:ascii="Century Gothic" w:hAnsi="Century Gothic"/>
        </w:rPr>
      </w:pPr>
      <w:r w:rsidRPr="00275B84">
        <w:rPr>
          <w:rFonts w:ascii="Century Gothic" w:hAnsi="Century Gothic"/>
        </w:rPr>
        <w:t>Following is the flow of model creation when device configuration is completed.</w:t>
      </w:r>
    </w:p>
    <w:p w14:paraId="6FDEB446" w14:textId="77777777" w:rsidR="0002586E" w:rsidRDefault="0002586E" w:rsidP="006A3CAF">
      <w:pPr>
        <w:pStyle w:val="Body"/>
        <w:ind w:left="567"/>
        <w:rPr>
          <w:noProof/>
        </w:rPr>
      </w:pPr>
    </w:p>
    <w:p w14:paraId="791DD680" w14:textId="77777777" w:rsidR="0002586E" w:rsidRDefault="0002586E" w:rsidP="006A3CAF">
      <w:pPr>
        <w:pStyle w:val="Body"/>
        <w:ind w:left="567"/>
        <w:rPr>
          <w:noProof/>
        </w:rPr>
      </w:pPr>
    </w:p>
    <w:p w14:paraId="35073D71" w14:textId="08BAD4F4" w:rsidR="00275B84" w:rsidRDefault="00CE0541" w:rsidP="006A3CAF">
      <w:pPr>
        <w:pStyle w:val="Body"/>
        <w:ind w:left="567"/>
        <w:rPr>
          <w:rFonts w:ascii="Century Gothic" w:hAnsi="Century Gothic"/>
        </w:rPr>
      </w:pPr>
      <w:commentRangeStart w:id="69"/>
      <w:r>
        <w:rPr>
          <w:noProof/>
          <w:lang w:eastAsia="en-US"/>
        </w:rPr>
        <w:lastRenderedPageBreak/>
        <w:drawing>
          <wp:inline distT="0" distB="0" distL="0" distR="0" wp14:anchorId="26C4D1A8" wp14:editId="6A26AB03">
            <wp:extent cx="5236234" cy="3427310"/>
            <wp:effectExtent l="0" t="0" r="2540" b="190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2220" cy="3450864"/>
                    </a:xfrm>
                    <a:prstGeom prst="rect">
                      <a:avLst/>
                    </a:prstGeom>
                  </pic:spPr>
                </pic:pic>
              </a:graphicData>
            </a:graphic>
          </wp:inline>
        </w:drawing>
      </w:r>
      <w:commentRangeEnd w:id="69"/>
      <w:r w:rsidR="006F3457">
        <w:rPr>
          <w:rStyle w:val="CommentReference"/>
          <w:color w:val="000000"/>
        </w:rPr>
        <w:commentReference w:id="69"/>
      </w:r>
    </w:p>
    <w:p w14:paraId="168686EB" w14:textId="181A0117" w:rsidR="003E375B" w:rsidRDefault="003E375B" w:rsidP="006A3CAF">
      <w:pPr>
        <w:pStyle w:val="Body"/>
        <w:ind w:left="567"/>
        <w:rPr>
          <w:rFonts w:ascii="Century Gothic" w:hAnsi="Century Gothic"/>
        </w:rPr>
      </w:pPr>
      <w:r>
        <w:rPr>
          <w:rFonts w:ascii="Century Gothic" w:hAnsi="Century Gothic"/>
        </w:rPr>
        <w:t>For details on the wrapper service and Service Thing on model creation, please refer to Section 4 of the document.</w:t>
      </w:r>
    </w:p>
    <w:p w14:paraId="38A89557" w14:textId="55AC0C02" w:rsidR="0002586E" w:rsidRDefault="007570E2" w:rsidP="006A3CAF">
      <w:pPr>
        <w:pStyle w:val="Body"/>
        <w:ind w:left="567"/>
        <w:rPr>
          <w:rFonts w:ascii="Century Gothic" w:hAnsi="Century Gothic"/>
        </w:rPr>
      </w:pPr>
      <w:r>
        <w:rPr>
          <w:rFonts w:ascii="Century Gothic" w:hAnsi="Century Gothic"/>
        </w:rPr>
        <w:t>Once the handshaking is done, and the device connection is established, the virtual thing on SDK has to be updated through a firmware update to accommodate additional parameters derived from machine type selection.</w:t>
      </w:r>
    </w:p>
    <w:p w14:paraId="1AA5EA12" w14:textId="15F798AF" w:rsidR="008C1634" w:rsidRDefault="008C1634" w:rsidP="008C1634">
      <w:pPr>
        <w:pStyle w:val="Heading3"/>
        <w:rPr>
          <w:rFonts w:ascii="Century Gothic" w:hAnsi="Century Gothic"/>
        </w:rPr>
      </w:pPr>
      <w:bookmarkStart w:id="70" w:name="_Toc34749327"/>
      <w:r>
        <w:rPr>
          <w:rFonts w:ascii="Century Gothic" w:hAnsi="Century Gothic"/>
        </w:rPr>
        <w:t>Device Connectivity</w:t>
      </w:r>
      <w:bookmarkEnd w:id="70"/>
    </w:p>
    <w:p w14:paraId="56A93815" w14:textId="34D9548C" w:rsidR="008C1634" w:rsidRDefault="008C1634" w:rsidP="008C1634">
      <w:pPr>
        <w:pStyle w:val="Body"/>
      </w:pPr>
    </w:p>
    <w:p w14:paraId="108D4D50" w14:textId="52EEFE92" w:rsidR="008C1634" w:rsidRDefault="00B346D4" w:rsidP="008C1634">
      <w:pPr>
        <w:pStyle w:val="Body"/>
        <w:rPr>
          <w:rFonts w:ascii="Century Gothic" w:hAnsi="Century Gothic"/>
        </w:rPr>
      </w:pPr>
      <w:r w:rsidRPr="00B346D4">
        <w:rPr>
          <w:rFonts w:ascii="Century Gothic" w:hAnsi="Century Gothic"/>
        </w:rPr>
        <w:t>Once your connection is alive and active, any requests made to the server for registered properties and services will automatically be forwarded to your application, and the appropriate callback function will be called. To push properties to the server, execute a service on another entity in the system, or trigger an event on the server. Helper functions are available for these actions.</w:t>
      </w:r>
    </w:p>
    <w:p w14:paraId="35A8F8F0" w14:textId="3675F71C" w:rsidR="00B346D4" w:rsidRDefault="006A1D1F" w:rsidP="008C1634">
      <w:pPr>
        <w:pStyle w:val="Body"/>
        <w:rPr>
          <w:rFonts w:ascii="Century Gothic" w:hAnsi="Century Gothic"/>
        </w:rPr>
      </w:pPr>
      <w:r w:rsidRPr="006A1D1F">
        <w:rPr>
          <w:rFonts w:ascii="Century Gothic" w:hAnsi="Century Gothic"/>
        </w:rPr>
        <w:t>Assuming all the proper visibility, permissions, and other security aspects are correct, an entity built using the C SDK can read or write properties, create a list of subscribed properties, set values of subscribed properties, invoke services, and trigger events on itself or other entities in the system. The following sections describe the helper functions</w:t>
      </w:r>
      <w:r>
        <w:rPr>
          <w:rFonts w:ascii="Century Gothic" w:hAnsi="Century Gothic"/>
        </w:rPr>
        <w:t>.</w:t>
      </w:r>
    </w:p>
    <w:p w14:paraId="6695B21B" w14:textId="77777777" w:rsidR="0002586E" w:rsidRDefault="0002586E" w:rsidP="008C1634">
      <w:pPr>
        <w:pStyle w:val="Body"/>
        <w:rPr>
          <w:rFonts w:ascii="Century Gothic" w:hAnsi="Century Gothic"/>
        </w:rPr>
      </w:pPr>
    </w:p>
    <w:p w14:paraId="7DBD7F3F" w14:textId="45D702B2" w:rsidR="006A1D1F" w:rsidRPr="006A1D1F" w:rsidRDefault="006A1D1F" w:rsidP="006A1D1F">
      <w:pPr>
        <w:pStyle w:val="Body"/>
        <w:rPr>
          <w:rFonts w:ascii="Century Gothic" w:hAnsi="Century Gothic"/>
          <w:u w:val="single"/>
        </w:rPr>
      </w:pPr>
      <w:r w:rsidRPr="006A1D1F">
        <w:rPr>
          <w:rFonts w:ascii="Century Gothic" w:hAnsi="Century Gothic"/>
          <w:u w:val="single"/>
        </w:rPr>
        <w:t>Reading a property</w:t>
      </w:r>
    </w:p>
    <w:p w14:paraId="648F5256" w14:textId="14667186" w:rsidR="006A1D1F" w:rsidRDefault="006A1D1F" w:rsidP="006A1D1F">
      <w:pPr>
        <w:pStyle w:val="Body"/>
        <w:rPr>
          <w:rFonts w:ascii="Century Gothic" w:hAnsi="Century Gothic"/>
        </w:rPr>
      </w:pPr>
      <w:r w:rsidRPr="006A1D1F">
        <w:rPr>
          <w:rFonts w:ascii="Century Gothic" w:hAnsi="Century Gothic"/>
        </w:rPr>
        <w:t>This helper function retrieves the current value of a property of a specific entity on ThingWorx platform.</w:t>
      </w:r>
    </w:p>
    <w:p w14:paraId="391DE93D" w14:textId="6FC44819" w:rsidR="006A1D1F" w:rsidRDefault="006A1D1F" w:rsidP="006A1D1F">
      <w:pPr>
        <w:pStyle w:val="Body"/>
        <w:rPr>
          <w:rFonts w:ascii="Century Gothic" w:hAnsi="Century Gothic"/>
        </w:rPr>
      </w:pPr>
      <w:r>
        <w:rPr>
          <w:rFonts w:ascii="Century Gothic" w:hAnsi="Century Gothic"/>
        </w:rPr>
        <w:t xml:space="preserve">Service: </w:t>
      </w:r>
      <w:r w:rsidRPr="006A1D1F">
        <w:rPr>
          <w:rFonts w:ascii="Century Gothic" w:hAnsi="Century Gothic"/>
        </w:rPr>
        <w:t>twApi_ReadProperty ()</w:t>
      </w:r>
    </w:p>
    <w:p w14:paraId="3449FF06" w14:textId="4AE3EC71" w:rsidR="006A1D1F" w:rsidRDefault="006A1D1F" w:rsidP="006A1D1F">
      <w:pPr>
        <w:pStyle w:val="Body"/>
        <w:rPr>
          <w:rFonts w:ascii="Century Gothic" w:hAnsi="Century Gothic"/>
        </w:rPr>
      </w:pPr>
      <w:r>
        <w:rPr>
          <w:rFonts w:ascii="Century Gothic" w:hAnsi="Century Gothic"/>
        </w:rPr>
        <w:t>Please refer to section 4 for the snippet and code support.</w:t>
      </w:r>
    </w:p>
    <w:p w14:paraId="24F2826B" w14:textId="77777777" w:rsidR="006A1D1F" w:rsidRDefault="006A1D1F" w:rsidP="006A1D1F">
      <w:pPr>
        <w:pStyle w:val="Body"/>
        <w:rPr>
          <w:rFonts w:ascii="Courier New" w:hAnsi="Courier New" w:cs="Courier New"/>
          <w:color w:val="272728"/>
          <w:sz w:val="18"/>
          <w:szCs w:val="18"/>
        </w:rPr>
      </w:pPr>
    </w:p>
    <w:p w14:paraId="75B29C3F" w14:textId="241B1EDC" w:rsidR="006A1D1F" w:rsidRPr="006A1D1F" w:rsidRDefault="006A1D1F" w:rsidP="006A1D1F">
      <w:pPr>
        <w:pStyle w:val="Body"/>
        <w:rPr>
          <w:rFonts w:ascii="Century Gothic" w:hAnsi="Century Gothic"/>
          <w:u w:val="single"/>
        </w:rPr>
      </w:pPr>
      <w:r w:rsidRPr="006A1D1F">
        <w:rPr>
          <w:rFonts w:ascii="Century Gothic" w:hAnsi="Century Gothic"/>
          <w:u w:val="single"/>
        </w:rPr>
        <w:t>Writing a property</w:t>
      </w:r>
    </w:p>
    <w:p w14:paraId="548C04ED" w14:textId="068214C6" w:rsidR="008C1634" w:rsidRDefault="006A1D1F" w:rsidP="006A3CAF">
      <w:pPr>
        <w:pStyle w:val="Body"/>
        <w:ind w:left="567"/>
        <w:rPr>
          <w:rFonts w:ascii="Century Gothic" w:hAnsi="Century Gothic"/>
        </w:rPr>
      </w:pPr>
      <w:r w:rsidRPr="006A1D1F">
        <w:rPr>
          <w:rFonts w:ascii="Century Gothic" w:hAnsi="Century Gothic"/>
        </w:rPr>
        <w:t>This helper function writes a new value for a property of a specific entity on ThingWorx platform.</w:t>
      </w:r>
    </w:p>
    <w:p w14:paraId="4763917F" w14:textId="72CC173F" w:rsidR="006A1D1F" w:rsidRDefault="006A1D1F" w:rsidP="006A3CAF">
      <w:pPr>
        <w:pStyle w:val="Body"/>
        <w:ind w:left="567"/>
        <w:rPr>
          <w:rFonts w:ascii="Century Gothic" w:hAnsi="Century Gothic"/>
        </w:rPr>
      </w:pPr>
      <w:r>
        <w:rPr>
          <w:rFonts w:ascii="Century Gothic" w:hAnsi="Century Gothic"/>
        </w:rPr>
        <w:lastRenderedPageBreak/>
        <w:t xml:space="preserve">Service: </w:t>
      </w:r>
      <w:r w:rsidRPr="006A1D1F">
        <w:rPr>
          <w:rFonts w:ascii="Century Gothic" w:hAnsi="Century Gothic"/>
        </w:rPr>
        <w:t>twApi_WriteProperty</w:t>
      </w:r>
      <w:r>
        <w:rPr>
          <w:rFonts w:ascii="Century Gothic" w:hAnsi="Century Gothic"/>
        </w:rPr>
        <w:t xml:space="preserve"> </w:t>
      </w:r>
      <w:r w:rsidRPr="006A1D1F">
        <w:rPr>
          <w:rFonts w:ascii="Century Gothic" w:hAnsi="Century Gothic"/>
        </w:rPr>
        <w:t>()</w:t>
      </w:r>
    </w:p>
    <w:p w14:paraId="4050136E" w14:textId="77777777" w:rsidR="006A1D1F" w:rsidRDefault="006A1D1F" w:rsidP="006A1D1F">
      <w:pPr>
        <w:pStyle w:val="Body"/>
        <w:rPr>
          <w:rFonts w:ascii="Century Gothic" w:hAnsi="Century Gothic"/>
        </w:rPr>
      </w:pPr>
      <w:r>
        <w:rPr>
          <w:rFonts w:ascii="Century Gothic" w:hAnsi="Century Gothic"/>
        </w:rPr>
        <w:t>Please refer to section 4 for the snippet and code support.</w:t>
      </w:r>
    </w:p>
    <w:p w14:paraId="1AA4D36F" w14:textId="172160A6" w:rsidR="006A1D1F" w:rsidRDefault="006A1D1F" w:rsidP="006A3CAF">
      <w:pPr>
        <w:pStyle w:val="Body"/>
        <w:ind w:left="567"/>
        <w:rPr>
          <w:rFonts w:ascii="Century Gothic" w:hAnsi="Century Gothic"/>
        </w:rPr>
      </w:pPr>
    </w:p>
    <w:p w14:paraId="768580F7" w14:textId="5728B404" w:rsidR="004262C3" w:rsidRDefault="00542A28" w:rsidP="006A3CAF">
      <w:pPr>
        <w:pStyle w:val="Body"/>
        <w:ind w:left="567"/>
        <w:rPr>
          <w:rFonts w:ascii="Century Gothic" w:hAnsi="Century Gothic"/>
          <w:u w:val="single"/>
        </w:rPr>
      </w:pPr>
      <w:r w:rsidRPr="00542A28">
        <w:rPr>
          <w:rFonts w:ascii="Century Gothic" w:hAnsi="Century Gothic"/>
          <w:u w:val="single"/>
        </w:rPr>
        <w:t>Push Properties</w:t>
      </w:r>
    </w:p>
    <w:p w14:paraId="4F8EF1AB" w14:textId="0593EC11" w:rsidR="00542A28" w:rsidRDefault="00542A28" w:rsidP="006A3CAF">
      <w:pPr>
        <w:pStyle w:val="Body"/>
        <w:ind w:left="567"/>
        <w:rPr>
          <w:rFonts w:ascii="Century Gothic" w:hAnsi="Century Gothic"/>
        </w:rPr>
      </w:pPr>
      <w:r w:rsidRPr="00542A28">
        <w:rPr>
          <w:rFonts w:ascii="Century Gothic" w:hAnsi="Century Gothic"/>
        </w:rPr>
        <w:t>This function will be used to update one or more properties with a single message to ThingWorx platform. You can also use it to send multiple values of the same property to ThingWorx platform in a single message.</w:t>
      </w:r>
    </w:p>
    <w:p w14:paraId="3FD3C735" w14:textId="009424F6" w:rsidR="00542A28" w:rsidRDefault="00542A28" w:rsidP="00542A28">
      <w:pPr>
        <w:pStyle w:val="Body"/>
        <w:ind w:left="567"/>
        <w:rPr>
          <w:rFonts w:ascii="Century Gothic" w:hAnsi="Century Gothic"/>
        </w:rPr>
      </w:pPr>
      <w:r>
        <w:rPr>
          <w:rFonts w:ascii="Century Gothic" w:hAnsi="Century Gothic"/>
        </w:rPr>
        <w:t xml:space="preserve">Service: </w:t>
      </w:r>
      <w:r w:rsidRPr="006A1D1F">
        <w:rPr>
          <w:rFonts w:ascii="Century Gothic" w:hAnsi="Century Gothic"/>
        </w:rPr>
        <w:t>twApi_</w:t>
      </w:r>
      <w:r>
        <w:rPr>
          <w:rFonts w:ascii="Century Gothic" w:hAnsi="Century Gothic"/>
        </w:rPr>
        <w:t>Push</w:t>
      </w:r>
      <w:r w:rsidRPr="006A1D1F">
        <w:rPr>
          <w:rFonts w:ascii="Century Gothic" w:hAnsi="Century Gothic"/>
        </w:rPr>
        <w:t>Propert</w:t>
      </w:r>
      <w:r>
        <w:rPr>
          <w:rFonts w:ascii="Century Gothic" w:hAnsi="Century Gothic"/>
        </w:rPr>
        <w:t xml:space="preserve">ies </w:t>
      </w:r>
      <w:r w:rsidRPr="006A1D1F">
        <w:rPr>
          <w:rFonts w:ascii="Century Gothic" w:hAnsi="Century Gothic"/>
        </w:rPr>
        <w:t>()</w:t>
      </w:r>
    </w:p>
    <w:p w14:paraId="16D40505" w14:textId="4E5A9136" w:rsidR="00542A28" w:rsidRDefault="00542A28" w:rsidP="006A3CAF">
      <w:pPr>
        <w:pStyle w:val="Body"/>
        <w:ind w:left="567"/>
        <w:rPr>
          <w:rFonts w:ascii="Century Gothic" w:hAnsi="Century Gothic"/>
        </w:rPr>
      </w:pPr>
    </w:p>
    <w:p w14:paraId="0381A607" w14:textId="108CBB14" w:rsidR="00542A28" w:rsidRDefault="00542A28" w:rsidP="006A3CAF">
      <w:pPr>
        <w:pStyle w:val="Body"/>
        <w:ind w:left="567"/>
        <w:rPr>
          <w:rFonts w:ascii="Century Gothic" w:hAnsi="Century Gothic"/>
          <w:u w:val="single"/>
        </w:rPr>
      </w:pPr>
      <w:r w:rsidRPr="00542A28">
        <w:rPr>
          <w:rFonts w:ascii="Century Gothic" w:hAnsi="Century Gothic"/>
          <w:u w:val="single"/>
        </w:rPr>
        <w:t>Execute a service</w:t>
      </w:r>
    </w:p>
    <w:p w14:paraId="1B9FCC60" w14:textId="6384B535" w:rsidR="00542A28" w:rsidRDefault="00542A28" w:rsidP="006A3CAF">
      <w:pPr>
        <w:pStyle w:val="Body"/>
        <w:ind w:left="567"/>
        <w:rPr>
          <w:rFonts w:ascii="Century Gothic" w:hAnsi="Century Gothic"/>
        </w:rPr>
      </w:pPr>
      <w:r w:rsidRPr="00542A28">
        <w:rPr>
          <w:rFonts w:ascii="Century Gothic" w:hAnsi="Century Gothic"/>
        </w:rPr>
        <w:t>This helper function executes a service on a named entity on ThingWorx platform.</w:t>
      </w:r>
    </w:p>
    <w:p w14:paraId="752890BC" w14:textId="4E53D3EB" w:rsidR="00542A28" w:rsidRDefault="00542A28" w:rsidP="00542A28">
      <w:pPr>
        <w:pStyle w:val="Body"/>
        <w:ind w:left="567"/>
        <w:rPr>
          <w:rFonts w:ascii="Century Gothic" w:hAnsi="Century Gothic"/>
        </w:rPr>
      </w:pPr>
      <w:r>
        <w:rPr>
          <w:rFonts w:ascii="Century Gothic" w:hAnsi="Century Gothic"/>
        </w:rPr>
        <w:t xml:space="preserve">Service: </w:t>
      </w:r>
      <w:r w:rsidRPr="006A1D1F">
        <w:rPr>
          <w:rFonts w:ascii="Century Gothic" w:hAnsi="Century Gothic"/>
        </w:rPr>
        <w:t>twApi_</w:t>
      </w:r>
      <w:r>
        <w:rPr>
          <w:rFonts w:ascii="Century Gothic" w:hAnsi="Century Gothic"/>
        </w:rPr>
        <w:t xml:space="preserve">InvokeService </w:t>
      </w:r>
      <w:r w:rsidRPr="006A1D1F">
        <w:rPr>
          <w:rFonts w:ascii="Century Gothic" w:hAnsi="Century Gothic"/>
        </w:rPr>
        <w:t>()</w:t>
      </w:r>
    </w:p>
    <w:p w14:paraId="00F5AF13" w14:textId="77777777" w:rsidR="00542A28" w:rsidRDefault="00542A28" w:rsidP="00542A28">
      <w:pPr>
        <w:pStyle w:val="Body"/>
        <w:ind w:left="567"/>
        <w:rPr>
          <w:rFonts w:ascii="Century Gothic" w:hAnsi="Century Gothic"/>
        </w:rPr>
      </w:pPr>
    </w:p>
    <w:p w14:paraId="24D88AF2" w14:textId="466DEB18" w:rsidR="00542A28" w:rsidRDefault="00542A28" w:rsidP="00542A28">
      <w:pPr>
        <w:pStyle w:val="Body"/>
        <w:ind w:left="567"/>
        <w:rPr>
          <w:rFonts w:ascii="Century Gothic" w:hAnsi="Century Gothic"/>
          <w:u w:val="single"/>
        </w:rPr>
      </w:pPr>
      <w:r w:rsidRPr="00542A28">
        <w:rPr>
          <w:rFonts w:ascii="Century Gothic" w:hAnsi="Century Gothic"/>
          <w:u w:val="single"/>
        </w:rPr>
        <w:t>Triggering an event</w:t>
      </w:r>
    </w:p>
    <w:p w14:paraId="01E0D010" w14:textId="555A4683" w:rsidR="00542A28" w:rsidRDefault="00542A28" w:rsidP="00542A28">
      <w:pPr>
        <w:pStyle w:val="Body"/>
        <w:ind w:left="567"/>
        <w:rPr>
          <w:rFonts w:ascii="Century Gothic" w:hAnsi="Century Gothic"/>
        </w:rPr>
      </w:pPr>
      <w:r w:rsidRPr="00542A28">
        <w:rPr>
          <w:rFonts w:ascii="Century Gothic" w:hAnsi="Century Gothic"/>
        </w:rPr>
        <w:t>This helper function triggers a specific event on a named entity on ThingWorx platform.</w:t>
      </w:r>
    </w:p>
    <w:p w14:paraId="034FF738" w14:textId="1DDF7E2C" w:rsidR="00542A28" w:rsidRDefault="00542A28" w:rsidP="00542A28">
      <w:pPr>
        <w:pStyle w:val="Body"/>
        <w:ind w:left="567"/>
        <w:rPr>
          <w:rFonts w:ascii="Century Gothic" w:hAnsi="Century Gothic"/>
        </w:rPr>
      </w:pPr>
      <w:r>
        <w:rPr>
          <w:rFonts w:ascii="Century Gothic" w:hAnsi="Century Gothic"/>
        </w:rPr>
        <w:t>Service: twApi_FireEvent ()</w:t>
      </w:r>
    </w:p>
    <w:p w14:paraId="21F8240B" w14:textId="478B8D77" w:rsidR="00D72A6F" w:rsidRDefault="00D72A6F" w:rsidP="00542A28">
      <w:pPr>
        <w:pStyle w:val="Body"/>
        <w:ind w:left="567"/>
        <w:rPr>
          <w:rFonts w:ascii="Century Gothic" w:hAnsi="Century Gothic"/>
        </w:rPr>
      </w:pPr>
    </w:p>
    <w:p w14:paraId="4FBEF568" w14:textId="7EAAB2B5" w:rsidR="00D72A6F" w:rsidRDefault="00D72A6F" w:rsidP="00542A28">
      <w:pPr>
        <w:pStyle w:val="Body"/>
        <w:ind w:left="567"/>
        <w:rPr>
          <w:rFonts w:ascii="Century Gothic" w:hAnsi="Century Gothic"/>
        </w:rPr>
      </w:pPr>
      <w:r>
        <w:rPr>
          <w:rFonts w:ascii="Century Gothic" w:hAnsi="Century Gothic"/>
        </w:rPr>
        <w:t xml:space="preserve">The data format coming from the gateway </w:t>
      </w:r>
      <w:r w:rsidR="00A02DD2">
        <w:rPr>
          <w:rFonts w:ascii="Century Gothic" w:hAnsi="Century Gothic"/>
        </w:rPr>
        <w:t>&lt;TBD&gt;</w:t>
      </w:r>
    </w:p>
    <w:p w14:paraId="385EA131" w14:textId="6DE20E16" w:rsidR="001D416A" w:rsidRDefault="00AB3E70" w:rsidP="00542A28">
      <w:pPr>
        <w:pStyle w:val="Body"/>
        <w:ind w:left="567"/>
        <w:rPr>
          <w:rFonts w:ascii="Century Gothic" w:hAnsi="Century Gothic"/>
        </w:rPr>
      </w:pPr>
      <w:r>
        <w:rPr>
          <w:rFonts w:ascii="Century Gothic" w:hAnsi="Century Gothic"/>
        </w:rPr>
        <w:t>The data from C SDK will be transmitted on change.</w:t>
      </w:r>
      <w:r w:rsidRPr="00AB3E70">
        <w:rPr>
          <w:rFonts w:ascii="Century Gothic" w:hAnsi="Century Gothic"/>
        </w:rPr>
        <w:t xml:space="preserve"> The SDK Subscribed Properties Manager (SPM) </w:t>
      </w:r>
      <w:r>
        <w:rPr>
          <w:rFonts w:ascii="Century Gothic" w:hAnsi="Century Gothic"/>
        </w:rPr>
        <w:t>will</w:t>
      </w:r>
      <w:r w:rsidRPr="00AB3E70">
        <w:rPr>
          <w:rFonts w:ascii="Century Gothic" w:hAnsi="Century Gothic"/>
        </w:rPr>
        <w:t xml:space="preserve"> be configured to only maintain changed values</w:t>
      </w:r>
      <w:r>
        <w:rPr>
          <w:rFonts w:ascii="Century Gothic" w:hAnsi="Century Gothic"/>
        </w:rPr>
        <w:t>.</w:t>
      </w:r>
    </w:p>
    <w:p w14:paraId="14434533" w14:textId="77777777" w:rsidR="0002586E" w:rsidRDefault="0002586E" w:rsidP="00542A28">
      <w:pPr>
        <w:pStyle w:val="Body"/>
        <w:ind w:left="567"/>
        <w:rPr>
          <w:rFonts w:ascii="Century Gothic" w:hAnsi="Century Gothic"/>
        </w:rPr>
      </w:pPr>
    </w:p>
    <w:p w14:paraId="564C0425" w14:textId="2BD69049" w:rsidR="00AB3E70" w:rsidRDefault="00AB3E70" w:rsidP="00542A28">
      <w:pPr>
        <w:pStyle w:val="Body"/>
        <w:ind w:left="567"/>
        <w:rPr>
          <w:rFonts w:ascii="Century Gothic" w:hAnsi="Century Gothic"/>
        </w:rPr>
      </w:pPr>
      <w:r>
        <w:rPr>
          <w:rFonts w:ascii="Century Gothic" w:hAnsi="Century Gothic"/>
        </w:rPr>
        <w:t>There are certain parameters which will not be changing frequently, or are not needed at a frequent interval, cacheType of “1 hour” and “24 hour” will be applied to these parameters to ensure the cached content in Platform is referred to until the cache timeout is achieved.</w:t>
      </w:r>
    </w:p>
    <w:p w14:paraId="616A0334" w14:textId="62142923" w:rsidR="00AB3E70" w:rsidRDefault="00AB3E70" w:rsidP="00542A28">
      <w:pPr>
        <w:pStyle w:val="Body"/>
        <w:ind w:left="567"/>
        <w:rPr>
          <w:rFonts w:ascii="Century Gothic" w:hAnsi="Century Gothic"/>
        </w:rPr>
      </w:pPr>
      <w:r>
        <w:rPr>
          <w:rFonts w:ascii="Century Gothic" w:hAnsi="Century Gothic"/>
        </w:rPr>
        <w:t xml:space="preserve">Additionally, store and forward will be implemented for it, </w:t>
      </w:r>
    </w:p>
    <w:p w14:paraId="19964EE2" w14:textId="72FA8E99" w:rsidR="00935B9B" w:rsidRDefault="00935B9B" w:rsidP="00935B9B">
      <w:pPr>
        <w:pStyle w:val="Heading3"/>
        <w:rPr>
          <w:rFonts w:ascii="Century Gothic" w:hAnsi="Century Gothic"/>
        </w:rPr>
      </w:pPr>
      <w:bookmarkStart w:id="71" w:name="_Toc34749328"/>
      <w:bookmarkStart w:id="72" w:name="_Hlk30985196"/>
      <w:r>
        <w:rPr>
          <w:rFonts w:ascii="Century Gothic" w:hAnsi="Century Gothic"/>
        </w:rPr>
        <w:t>Asset Management</w:t>
      </w:r>
      <w:bookmarkEnd w:id="71"/>
    </w:p>
    <w:bookmarkEnd w:id="72"/>
    <w:p w14:paraId="113D769A" w14:textId="7DFB9E86" w:rsidR="00935B9B" w:rsidRPr="00935B9B" w:rsidRDefault="00935B9B" w:rsidP="00935B9B">
      <w:pPr>
        <w:pStyle w:val="Body"/>
        <w:rPr>
          <w:rFonts w:ascii="Century Gothic" w:hAnsi="Century Gothic"/>
        </w:rPr>
      </w:pPr>
    </w:p>
    <w:p w14:paraId="38FD7DCE" w14:textId="66498800" w:rsidR="00935B9B" w:rsidRDefault="00935B9B" w:rsidP="00935B9B">
      <w:pPr>
        <w:pStyle w:val="Body"/>
        <w:rPr>
          <w:rFonts w:ascii="Century Gothic" w:hAnsi="Century Gothic"/>
        </w:rPr>
      </w:pPr>
      <w:r w:rsidRPr="00935B9B">
        <w:rPr>
          <w:rFonts w:ascii="Century Gothic" w:hAnsi="Century Gothic"/>
        </w:rPr>
        <w:t xml:space="preserve">Provides </w:t>
      </w:r>
      <w:r>
        <w:rPr>
          <w:rFonts w:ascii="Century Gothic" w:hAnsi="Century Gothic"/>
        </w:rPr>
        <w:t>the capability of viewing the asset details, perform monitoring and remote operations on the selected asset/device to stream and view the live device data and calculated operations/information on them.</w:t>
      </w:r>
    </w:p>
    <w:p w14:paraId="2DF3594B" w14:textId="7E53EF00" w:rsidR="00935B9B" w:rsidRDefault="00935B9B" w:rsidP="00935B9B">
      <w:pPr>
        <w:pStyle w:val="Body"/>
        <w:rPr>
          <w:rFonts w:ascii="Century Gothic" w:hAnsi="Century Gothic"/>
        </w:rPr>
      </w:pPr>
      <w:r>
        <w:rPr>
          <w:rFonts w:ascii="Century Gothic" w:hAnsi="Century Gothic"/>
        </w:rPr>
        <w:t xml:space="preserve">The asset management capability will allow users to </w:t>
      </w:r>
      <w:r w:rsidR="00DF3E6A">
        <w:rPr>
          <w:rFonts w:ascii="Century Gothic" w:hAnsi="Century Gothic"/>
        </w:rPr>
        <w:t>view all the information related to a device on user screen, execute services and events associated to them, create and manage alerts on it and interact with the devices using remote operations.</w:t>
      </w:r>
    </w:p>
    <w:p w14:paraId="7504D7EB" w14:textId="77777777" w:rsidR="0002586E" w:rsidRDefault="0002586E" w:rsidP="00935B9B">
      <w:pPr>
        <w:pStyle w:val="Body"/>
        <w:rPr>
          <w:rFonts w:ascii="Century Gothic" w:hAnsi="Century Gothic"/>
        </w:rPr>
      </w:pPr>
    </w:p>
    <w:p w14:paraId="32DB436E" w14:textId="5990B44D" w:rsidR="00DF3E6A" w:rsidRDefault="00DF3E6A" w:rsidP="00935B9B">
      <w:pPr>
        <w:pStyle w:val="Body"/>
        <w:rPr>
          <w:rFonts w:ascii="Century Gothic" w:hAnsi="Century Gothic"/>
        </w:rPr>
      </w:pPr>
      <w:r>
        <w:rPr>
          <w:rFonts w:ascii="Century Gothic" w:hAnsi="Century Gothic"/>
        </w:rPr>
        <w:t>Each asset represents a RemoteThing corresponding to the live compressor type that is commissioned at a site (internal or external) connected to the Thingworx system.</w:t>
      </w:r>
    </w:p>
    <w:p w14:paraId="284E7FF2" w14:textId="5754D697" w:rsidR="00DF3E6A" w:rsidRDefault="00DF3E6A" w:rsidP="00DF3E6A">
      <w:pPr>
        <w:pStyle w:val="Body"/>
        <w:rPr>
          <w:rFonts w:ascii="Century Gothic" w:hAnsi="Century Gothic"/>
        </w:rPr>
      </w:pPr>
      <w:r>
        <w:rPr>
          <w:rFonts w:ascii="Century Gothic" w:hAnsi="Century Gothic"/>
        </w:rPr>
        <w:t>Each asset will have a visual representation and set of services associated to it within the RemoteThing itself, as well as through additional wrapper things interacting with the device and the system.</w:t>
      </w:r>
    </w:p>
    <w:p w14:paraId="6CB937B8" w14:textId="21D0A203" w:rsidR="00DF3E6A" w:rsidRDefault="00DF3E6A" w:rsidP="00DF3E6A">
      <w:pPr>
        <w:pStyle w:val="Body"/>
        <w:rPr>
          <w:rFonts w:ascii="Century Gothic" w:hAnsi="Century Gothic"/>
        </w:rPr>
      </w:pPr>
      <w:r>
        <w:rPr>
          <w:rFonts w:ascii="Century Gothic" w:hAnsi="Century Gothic"/>
        </w:rPr>
        <w:t>For more details on the snippet the model and services, please refer to Section 4.</w:t>
      </w:r>
    </w:p>
    <w:p w14:paraId="5BE42222" w14:textId="06D115A0" w:rsidR="00DF3E6A" w:rsidRDefault="00DF3E6A" w:rsidP="00DF3E6A">
      <w:pPr>
        <w:pStyle w:val="Body"/>
        <w:rPr>
          <w:rFonts w:ascii="Century Gothic" w:hAnsi="Century Gothic"/>
        </w:rPr>
      </w:pPr>
      <w:r>
        <w:rPr>
          <w:rFonts w:ascii="Century Gothic" w:hAnsi="Century Gothic"/>
        </w:rPr>
        <w:lastRenderedPageBreak/>
        <w:t>The below screen represents Asset details page:</w:t>
      </w:r>
    </w:p>
    <w:p w14:paraId="1E3743AA" w14:textId="492B8E80" w:rsidR="00DF3E6A" w:rsidRDefault="00DF3E6A" w:rsidP="00DF3E6A">
      <w:pPr>
        <w:pStyle w:val="Body"/>
        <w:rPr>
          <w:rFonts w:ascii="Century Gothic" w:hAnsi="Century Gothic"/>
        </w:rPr>
      </w:pPr>
    </w:p>
    <w:p w14:paraId="270691C1" w14:textId="00BDFE53" w:rsidR="00DF3E6A" w:rsidRDefault="00DF3E6A" w:rsidP="00DF3E6A">
      <w:pPr>
        <w:pStyle w:val="Body"/>
        <w:rPr>
          <w:rFonts w:ascii="Century Gothic" w:hAnsi="Century Gothic"/>
        </w:rPr>
      </w:pPr>
      <w:r>
        <w:rPr>
          <w:noProof/>
          <w:lang w:eastAsia="en-US"/>
        </w:rPr>
        <w:drawing>
          <wp:inline distT="0" distB="0" distL="0" distR="0" wp14:anchorId="03A2C6E4" wp14:editId="143C64BD">
            <wp:extent cx="6055743" cy="3180947"/>
            <wp:effectExtent l="0" t="0" r="2540" b="63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9423" cy="3182880"/>
                    </a:xfrm>
                    <a:prstGeom prst="rect">
                      <a:avLst/>
                    </a:prstGeom>
                  </pic:spPr>
                </pic:pic>
              </a:graphicData>
            </a:graphic>
          </wp:inline>
        </w:drawing>
      </w:r>
    </w:p>
    <w:p w14:paraId="13D26D61" w14:textId="77777777" w:rsidR="00DF3E6A" w:rsidRPr="00935B9B" w:rsidRDefault="00DF3E6A" w:rsidP="00DF3E6A">
      <w:pPr>
        <w:pStyle w:val="Body"/>
        <w:rPr>
          <w:rFonts w:ascii="Century Gothic" w:hAnsi="Century Gothic"/>
        </w:rPr>
      </w:pPr>
    </w:p>
    <w:p w14:paraId="072DBD26" w14:textId="5FF4F205" w:rsidR="00DF3E6A" w:rsidRDefault="00DF3E6A" w:rsidP="00DF3E6A">
      <w:pPr>
        <w:pStyle w:val="Heading3"/>
        <w:rPr>
          <w:rFonts w:ascii="Century Gothic" w:hAnsi="Century Gothic"/>
        </w:rPr>
      </w:pPr>
      <w:bookmarkStart w:id="73" w:name="_Toc34749329"/>
      <w:r>
        <w:rPr>
          <w:rFonts w:ascii="Century Gothic" w:hAnsi="Century Gothic"/>
        </w:rPr>
        <w:t>Change Management</w:t>
      </w:r>
      <w:bookmarkEnd w:id="73"/>
    </w:p>
    <w:p w14:paraId="52F58A2C" w14:textId="30C2AA74" w:rsidR="00DF3E6A" w:rsidRDefault="00DF3E6A" w:rsidP="00DF3E6A">
      <w:pPr>
        <w:pStyle w:val="Body"/>
      </w:pPr>
    </w:p>
    <w:p w14:paraId="3711F045" w14:textId="3BAB0744" w:rsidR="00DF3E6A" w:rsidRPr="00DF3E6A" w:rsidRDefault="00DF3E6A" w:rsidP="00DF3E6A">
      <w:pPr>
        <w:pStyle w:val="Body"/>
        <w:rPr>
          <w:rFonts w:ascii="Century Gothic" w:hAnsi="Century Gothic"/>
        </w:rPr>
      </w:pPr>
      <w:r w:rsidRPr="00DF5387">
        <w:rPr>
          <w:rFonts w:ascii="Century Gothic" w:hAnsi="Century Gothic"/>
          <w:highlight w:val="yellow"/>
        </w:rPr>
        <w:t>&lt;TBD&gt;</w:t>
      </w:r>
      <w:r w:rsidRPr="00DF3E6A">
        <w:rPr>
          <w:rFonts w:ascii="Century Gothic" w:hAnsi="Century Gothic"/>
        </w:rPr>
        <w:t xml:space="preserve"> </w:t>
      </w:r>
      <w:commentRangeStart w:id="74"/>
      <w:r w:rsidRPr="00DF3E6A">
        <w:rPr>
          <w:rFonts w:ascii="Century Gothic" w:hAnsi="Century Gothic"/>
        </w:rPr>
        <w:t>Standard Software content management utility to be deployed</w:t>
      </w:r>
      <w:commentRangeEnd w:id="74"/>
      <w:r w:rsidR="006F3457">
        <w:rPr>
          <w:rStyle w:val="CommentReference"/>
          <w:color w:val="000000"/>
        </w:rPr>
        <w:commentReference w:id="74"/>
      </w:r>
      <w:r w:rsidRPr="00DF3E6A">
        <w:rPr>
          <w:rFonts w:ascii="Century Gothic" w:hAnsi="Century Gothic"/>
        </w:rPr>
        <w:t>.</w:t>
      </w:r>
    </w:p>
    <w:p w14:paraId="2B428BF4" w14:textId="497727F6" w:rsidR="00DF3E6A" w:rsidRPr="00DF3E6A" w:rsidRDefault="00DF3E6A" w:rsidP="00DF3E6A">
      <w:pPr>
        <w:pStyle w:val="Body"/>
        <w:rPr>
          <w:rFonts w:ascii="Century Gothic" w:hAnsi="Century Gothic"/>
        </w:rPr>
      </w:pPr>
      <w:commentRangeStart w:id="75"/>
      <w:r w:rsidRPr="00DF3E6A">
        <w:rPr>
          <w:rFonts w:ascii="Century Gothic" w:hAnsi="Century Gothic"/>
        </w:rPr>
        <w:t>No customization on the OOTB utility</w:t>
      </w:r>
      <w:commentRangeEnd w:id="75"/>
      <w:r w:rsidR="006F3457">
        <w:rPr>
          <w:rStyle w:val="CommentReference"/>
          <w:color w:val="000000"/>
        </w:rPr>
        <w:commentReference w:id="75"/>
      </w:r>
      <w:r w:rsidRPr="00DF3E6A">
        <w:rPr>
          <w:rFonts w:ascii="Century Gothic" w:hAnsi="Century Gothic"/>
        </w:rPr>
        <w:t>.</w:t>
      </w:r>
    </w:p>
    <w:p w14:paraId="525B74A2" w14:textId="038E1D51" w:rsidR="00935B9B" w:rsidRDefault="00935B9B" w:rsidP="00542A28">
      <w:pPr>
        <w:pStyle w:val="Body"/>
        <w:ind w:left="567"/>
        <w:rPr>
          <w:rFonts w:ascii="Century Gothic" w:hAnsi="Century Gothic"/>
        </w:rPr>
      </w:pPr>
    </w:p>
    <w:p w14:paraId="309F96FC" w14:textId="197983F7" w:rsidR="002E0C14" w:rsidRDefault="002E0C14" w:rsidP="002E0C14">
      <w:pPr>
        <w:pStyle w:val="Heading3"/>
        <w:rPr>
          <w:rFonts w:ascii="Century Gothic" w:hAnsi="Century Gothic"/>
        </w:rPr>
      </w:pPr>
      <w:bookmarkStart w:id="76" w:name="_Toc34749330"/>
      <w:commentRangeStart w:id="77"/>
      <w:r>
        <w:rPr>
          <w:rFonts w:ascii="Century Gothic" w:hAnsi="Century Gothic"/>
        </w:rPr>
        <w:t>Device Decommissioning</w:t>
      </w:r>
      <w:bookmarkEnd w:id="76"/>
      <w:commentRangeEnd w:id="77"/>
      <w:r w:rsidR="00141A0C">
        <w:rPr>
          <w:rStyle w:val="CommentReference"/>
          <w:b w:val="0"/>
          <w:bCs w:val="0"/>
          <w:color w:val="000000"/>
        </w:rPr>
        <w:commentReference w:id="77"/>
      </w:r>
    </w:p>
    <w:p w14:paraId="5682709D" w14:textId="77777777" w:rsidR="002E0C14" w:rsidRPr="002E0C14" w:rsidRDefault="002E0C14" w:rsidP="002E0C14">
      <w:pPr>
        <w:pStyle w:val="Body"/>
      </w:pPr>
    </w:p>
    <w:p w14:paraId="7E076166" w14:textId="1BC2B214" w:rsidR="002E0C14" w:rsidRDefault="002E0C14" w:rsidP="00542A28">
      <w:pPr>
        <w:pStyle w:val="Body"/>
        <w:ind w:left="567"/>
        <w:rPr>
          <w:rFonts w:ascii="Century Gothic" w:hAnsi="Century Gothic"/>
        </w:rPr>
      </w:pPr>
      <w:r>
        <w:rPr>
          <w:rFonts w:ascii="Century Gothic" w:hAnsi="Century Gothic"/>
        </w:rPr>
        <w:t xml:space="preserve">Device decommissioning capability is associated to each Remote Thing. </w:t>
      </w:r>
    </w:p>
    <w:p w14:paraId="17367432" w14:textId="4F03652E" w:rsidR="002E0C14" w:rsidRDefault="002E0C14" w:rsidP="00542A28">
      <w:pPr>
        <w:pStyle w:val="Body"/>
        <w:ind w:left="567"/>
        <w:rPr>
          <w:rFonts w:ascii="Century Gothic" w:hAnsi="Century Gothic"/>
        </w:rPr>
      </w:pPr>
      <w:r>
        <w:rPr>
          <w:rFonts w:ascii="Century Gothic" w:hAnsi="Century Gothic"/>
        </w:rPr>
        <w:t>This capability will be provided in one or more mashups defined in “Asset Management” section. When the user initiates device decommissioning, the following flow takes place:</w:t>
      </w:r>
    </w:p>
    <w:p w14:paraId="504D6FD9" w14:textId="2430EEEF" w:rsidR="002E0C14" w:rsidRDefault="002E0C14" w:rsidP="00D94051">
      <w:pPr>
        <w:pStyle w:val="Body"/>
        <w:numPr>
          <w:ilvl w:val="0"/>
          <w:numId w:val="14"/>
        </w:numPr>
        <w:rPr>
          <w:rFonts w:ascii="Century Gothic" w:hAnsi="Century Gothic"/>
        </w:rPr>
      </w:pPr>
      <w:r>
        <w:rPr>
          <w:rFonts w:ascii="Century Gothic" w:hAnsi="Century Gothic"/>
        </w:rPr>
        <w:t>A wrapper service is called that:</w:t>
      </w:r>
    </w:p>
    <w:p w14:paraId="2726011D" w14:textId="5690A2E2" w:rsidR="002E0C14" w:rsidRDefault="002E0C14" w:rsidP="00D94051">
      <w:pPr>
        <w:pStyle w:val="Body"/>
        <w:numPr>
          <w:ilvl w:val="1"/>
          <w:numId w:val="14"/>
        </w:numPr>
        <w:rPr>
          <w:rFonts w:ascii="Century Gothic" w:hAnsi="Century Gothic"/>
        </w:rPr>
      </w:pPr>
      <w:r>
        <w:rPr>
          <w:rFonts w:ascii="Century Gothic" w:hAnsi="Century Gothic"/>
        </w:rPr>
        <w:t>Removes the access/permissions that the entity has on any of the system wrappers or other entities.</w:t>
      </w:r>
    </w:p>
    <w:p w14:paraId="70D00855" w14:textId="2906806D" w:rsidR="002E0C14" w:rsidRDefault="002E0C14" w:rsidP="00D94051">
      <w:pPr>
        <w:pStyle w:val="Body"/>
        <w:numPr>
          <w:ilvl w:val="1"/>
          <w:numId w:val="14"/>
        </w:numPr>
        <w:rPr>
          <w:rFonts w:ascii="Century Gothic" w:hAnsi="Century Gothic"/>
        </w:rPr>
      </w:pPr>
      <w:r>
        <w:rPr>
          <w:rFonts w:ascii="Century Gothic" w:hAnsi="Century Gothic"/>
        </w:rPr>
        <w:t>Deletes the data associated to the Remote Thing in Thingworx System.</w:t>
      </w:r>
    </w:p>
    <w:p w14:paraId="7979B009" w14:textId="3345C97F" w:rsidR="002E0C14" w:rsidRDefault="002E0C14" w:rsidP="00D94051">
      <w:pPr>
        <w:pStyle w:val="Body"/>
        <w:numPr>
          <w:ilvl w:val="1"/>
          <w:numId w:val="14"/>
        </w:numPr>
        <w:rPr>
          <w:rFonts w:ascii="Century Gothic" w:hAnsi="Century Gothic"/>
        </w:rPr>
      </w:pPr>
      <w:r>
        <w:rPr>
          <w:rFonts w:ascii="Century Gothic" w:hAnsi="Century Gothic"/>
        </w:rPr>
        <w:t>Executes a remote service</w:t>
      </w:r>
      <w:r w:rsidR="00E121DD">
        <w:rPr>
          <w:rFonts w:ascii="Century Gothic" w:hAnsi="Century Gothic"/>
        </w:rPr>
        <w:t xml:space="preserve"> to SDK to invoke service</w:t>
      </w:r>
      <w:r>
        <w:rPr>
          <w:rFonts w:ascii="Century Gothic" w:hAnsi="Century Gothic"/>
        </w:rPr>
        <w:t xml:space="preserve"> </w:t>
      </w:r>
      <w:r w:rsidR="00E121DD">
        <w:rPr>
          <w:rFonts w:ascii="Century Gothic" w:hAnsi="Century Gothic"/>
        </w:rPr>
        <w:t>for</w:t>
      </w:r>
      <w:r>
        <w:rPr>
          <w:rFonts w:ascii="Century Gothic" w:hAnsi="Century Gothic"/>
        </w:rPr>
        <w:t xml:space="preserve"> delet</w:t>
      </w:r>
      <w:r w:rsidR="00E121DD">
        <w:rPr>
          <w:rFonts w:ascii="Century Gothic" w:hAnsi="Century Gothic"/>
        </w:rPr>
        <w:t>ion of</w:t>
      </w:r>
      <w:r>
        <w:rPr>
          <w:rFonts w:ascii="Century Gothic" w:hAnsi="Century Gothic"/>
        </w:rPr>
        <w:t xml:space="preserve"> the data and information at </w:t>
      </w:r>
      <w:r w:rsidR="00E121DD">
        <w:rPr>
          <w:rFonts w:ascii="Century Gothic" w:hAnsi="Century Gothic"/>
        </w:rPr>
        <w:t>the device side.</w:t>
      </w:r>
    </w:p>
    <w:p w14:paraId="174FE69B" w14:textId="7B5CD636" w:rsidR="00E121DD" w:rsidRDefault="00E121DD" w:rsidP="00D94051">
      <w:pPr>
        <w:pStyle w:val="Body"/>
        <w:numPr>
          <w:ilvl w:val="1"/>
          <w:numId w:val="14"/>
        </w:numPr>
        <w:rPr>
          <w:rFonts w:ascii="Century Gothic" w:hAnsi="Century Gothic"/>
        </w:rPr>
      </w:pPr>
      <w:r>
        <w:rPr>
          <w:rFonts w:ascii="Century Gothic" w:hAnsi="Century Gothic"/>
        </w:rPr>
        <w:t>Removes the links and dependencies that the Remote Thing has in platform side.</w:t>
      </w:r>
    </w:p>
    <w:p w14:paraId="3392E122" w14:textId="50CC4FF5" w:rsidR="00E121DD" w:rsidRDefault="00E121DD" w:rsidP="00D94051">
      <w:pPr>
        <w:pStyle w:val="Body"/>
        <w:numPr>
          <w:ilvl w:val="1"/>
          <w:numId w:val="14"/>
        </w:numPr>
        <w:rPr>
          <w:rFonts w:ascii="Century Gothic" w:hAnsi="Century Gothic"/>
        </w:rPr>
      </w:pPr>
      <w:r>
        <w:rPr>
          <w:rFonts w:ascii="Century Gothic" w:hAnsi="Century Gothic"/>
        </w:rPr>
        <w:t>Unbinding and deletion of the virtual Thing/Remote Thing.</w:t>
      </w:r>
    </w:p>
    <w:p w14:paraId="49243A2D" w14:textId="77777777" w:rsidR="00EA3BED" w:rsidRDefault="00EA3BED" w:rsidP="0002586E">
      <w:pPr>
        <w:pStyle w:val="Body"/>
        <w:ind w:left="2018"/>
        <w:rPr>
          <w:rFonts w:ascii="Century Gothic" w:hAnsi="Century Gothic"/>
        </w:rPr>
      </w:pPr>
    </w:p>
    <w:p w14:paraId="4E2EDBAF" w14:textId="1C40AE4D" w:rsidR="00EA2ED8" w:rsidRPr="002E0C14" w:rsidRDefault="00EA2ED8" w:rsidP="00EA2ED8">
      <w:pPr>
        <w:pStyle w:val="Body"/>
        <w:rPr>
          <w:rFonts w:ascii="Century Gothic" w:hAnsi="Century Gothic"/>
        </w:rPr>
      </w:pPr>
      <w:r>
        <w:rPr>
          <w:rFonts w:ascii="Century Gothic" w:hAnsi="Century Gothic"/>
        </w:rPr>
        <w:lastRenderedPageBreak/>
        <w:t>Please refer to Section 4 for the service</w:t>
      </w:r>
      <w:r w:rsidR="00D12593">
        <w:rPr>
          <w:rFonts w:ascii="Century Gothic" w:hAnsi="Century Gothic"/>
        </w:rPr>
        <w:t xml:space="preserve"> snippets</w:t>
      </w:r>
      <w:r>
        <w:rPr>
          <w:rFonts w:ascii="Century Gothic" w:hAnsi="Century Gothic"/>
        </w:rPr>
        <w:t xml:space="preserve"> associated to it.</w:t>
      </w:r>
    </w:p>
    <w:p w14:paraId="158D735A" w14:textId="4076DFEC" w:rsidR="00C90C49" w:rsidRDefault="00BF5931" w:rsidP="00C90C49">
      <w:pPr>
        <w:pStyle w:val="Heading2"/>
        <w:rPr>
          <w:rFonts w:ascii="Century Gothic" w:hAnsi="Century Gothic"/>
        </w:rPr>
      </w:pPr>
      <w:bookmarkStart w:id="78" w:name="_Toc34749331"/>
      <w:commentRangeStart w:id="79"/>
      <w:r>
        <w:rPr>
          <w:rFonts w:ascii="Century Gothic" w:hAnsi="Century Gothic"/>
        </w:rPr>
        <w:t>Alert Management</w:t>
      </w:r>
      <w:bookmarkEnd w:id="78"/>
      <w:commentRangeEnd w:id="79"/>
      <w:r w:rsidR="00141A0C">
        <w:rPr>
          <w:rStyle w:val="CommentReference"/>
          <w:b w:val="0"/>
          <w:bCs w:val="0"/>
          <w:iCs w:val="0"/>
          <w:color w:val="000000"/>
        </w:rPr>
        <w:commentReference w:id="79"/>
      </w:r>
    </w:p>
    <w:p w14:paraId="2B793841" w14:textId="646FCF15" w:rsidR="00BF5931" w:rsidRDefault="00BF5931" w:rsidP="00BF5931">
      <w:pPr>
        <w:pStyle w:val="Body"/>
      </w:pPr>
    </w:p>
    <w:p w14:paraId="7DFBDBEA" w14:textId="7C61B4A9" w:rsidR="00BF5931" w:rsidRDefault="004F4421" w:rsidP="00BF5931">
      <w:pPr>
        <w:pStyle w:val="Body"/>
        <w:rPr>
          <w:rFonts w:ascii="Century Gothic" w:hAnsi="Century Gothic"/>
        </w:rPr>
      </w:pPr>
      <w:r w:rsidRPr="004F4421">
        <w:rPr>
          <w:rFonts w:ascii="Century Gothic" w:hAnsi="Century Gothic"/>
        </w:rPr>
        <w:t xml:space="preserve">Rules will be either authored in </w:t>
      </w:r>
      <w:r w:rsidR="00303A3F" w:rsidRPr="004F4421">
        <w:rPr>
          <w:rFonts w:ascii="Century Gothic" w:hAnsi="Century Gothic"/>
        </w:rPr>
        <w:t>JavaScript</w:t>
      </w:r>
      <w:r w:rsidRPr="004F4421">
        <w:rPr>
          <w:rFonts w:ascii="Century Gothic" w:hAnsi="Century Gothic"/>
        </w:rPr>
        <w:t xml:space="preserve"> and</w:t>
      </w:r>
      <w:r>
        <w:rPr>
          <w:rFonts w:ascii="Century Gothic" w:hAnsi="Century Gothic"/>
        </w:rPr>
        <w:t xml:space="preserve"> or</w:t>
      </w:r>
      <w:r w:rsidRPr="004F4421">
        <w:rPr>
          <w:rFonts w:ascii="Century Gothic" w:hAnsi="Century Gothic"/>
        </w:rPr>
        <w:t xml:space="preserve"> a combination of Analytical services.</w:t>
      </w:r>
      <w:r>
        <w:rPr>
          <w:rFonts w:ascii="Century Gothic" w:hAnsi="Century Gothic"/>
        </w:rPr>
        <w:t xml:space="preserve"> </w:t>
      </w:r>
      <w:r w:rsidR="00BF5931">
        <w:rPr>
          <w:rFonts w:ascii="Century Gothic" w:hAnsi="Century Gothic"/>
        </w:rPr>
        <w:t>This will be a capability blending the Property transformation capability of TWX analytics and subscription-based capabilities in the TWX platform.</w:t>
      </w:r>
    </w:p>
    <w:p w14:paraId="407634BE" w14:textId="46BB7F8A" w:rsidR="00697CE2" w:rsidRDefault="00697CE2" w:rsidP="00BF5931">
      <w:pPr>
        <w:pStyle w:val="Body"/>
        <w:rPr>
          <w:rFonts w:ascii="Century Gothic" w:hAnsi="Century Gothic"/>
        </w:rPr>
      </w:pPr>
      <w:r>
        <w:rPr>
          <w:rFonts w:ascii="Century Gothic" w:hAnsi="Century Gothic"/>
        </w:rPr>
        <w:t xml:space="preserve">Each rule is a combination of filters, statistical calculations followed by mathematic or comparisons. Statistical calculations will be handled by Analytical services. Rest will be handled through </w:t>
      </w:r>
      <w:r w:rsidR="00303A3F">
        <w:rPr>
          <w:rFonts w:ascii="Century Gothic" w:hAnsi="Century Gothic"/>
        </w:rPr>
        <w:t>JavaScript</w:t>
      </w:r>
      <w:r w:rsidR="008F5BE3">
        <w:rPr>
          <w:rFonts w:ascii="Century Gothic" w:hAnsi="Century Gothic"/>
        </w:rPr>
        <w:t>/ThingWorx Extension</w:t>
      </w:r>
      <w:r>
        <w:rPr>
          <w:rFonts w:ascii="Century Gothic" w:hAnsi="Century Gothic"/>
        </w:rPr>
        <w:t>.</w:t>
      </w:r>
    </w:p>
    <w:p w14:paraId="1EAFD246" w14:textId="3124B638" w:rsidR="00E415DC" w:rsidRDefault="00A82C26" w:rsidP="00E415DC">
      <w:pPr>
        <w:pStyle w:val="Body"/>
        <w:rPr>
          <w:rFonts w:ascii="Century Gothic" w:hAnsi="Century Gothic"/>
        </w:rPr>
      </w:pPr>
      <w:r>
        <w:rPr>
          <w:rFonts w:ascii="Century Gothic" w:hAnsi="Century Gothic"/>
        </w:rPr>
        <w:t>Below are design considerations drawn after initial discussion,</w:t>
      </w:r>
    </w:p>
    <w:p w14:paraId="5BC42394" w14:textId="657F4A02" w:rsidR="00D80BFB" w:rsidRDefault="00E415DC" w:rsidP="00D80BFB">
      <w:pPr>
        <w:pStyle w:val="Body"/>
        <w:numPr>
          <w:ilvl w:val="0"/>
          <w:numId w:val="20"/>
        </w:numPr>
        <w:rPr>
          <w:rFonts w:ascii="Century Gothic" w:hAnsi="Century Gothic"/>
        </w:rPr>
      </w:pPr>
      <w:r>
        <w:rPr>
          <w:rFonts w:ascii="Century Gothic" w:hAnsi="Century Gothic"/>
        </w:rPr>
        <w:t>A p</w:t>
      </w:r>
      <w:r w:rsidR="00D80BFB">
        <w:rPr>
          <w:rFonts w:ascii="Century Gothic" w:hAnsi="Century Gothic"/>
        </w:rPr>
        <w:t xml:space="preserve">redefined structure for the Rules </w:t>
      </w:r>
    </w:p>
    <w:p w14:paraId="2B7A8EFA" w14:textId="61233EA0" w:rsidR="00A82C26" w:rsidRDefault="00D80BFB" w:rsidP="00D80BFB">
      <w:pPr>
        <w:pStyle w:val="Body"/>
        <w:ind w:left="938"/>
        <w:rPr>
          <w:rFonts w:ascii="Century Gothic" w:hAnsi="Century Gothic"/>
        </w:rPr>
      </w:pPr>
      <w:r>
        <w:rPr>
          <w:rFonts w:ascii="Century Gothic" w:hAnsi="Century Gothic"/>
        </w:rPr>
        <w:t xml:space="preserve">e.g. </w:t>
      </w:r>
      <w:r w:rsidRPr="00A82C26">
        <w:rPr>
          <w:rFonts w:ascii="Century Gothic" w:hAnsi="Century Gothic"/>
          <w:i/>
          <w:iCs/>
        </w:rPr>
        <w:t>Median Discharge temperature &gt; (median ambient temperature + Design limit) for 48 Hr where General Status is "Onload".</w:t>
      </w:r>
      <w:r>
        <w:rPr>
          <w:rFonts w:ascii="Century Gothic" w:hAnsi="Century Gothic"/>
        </w:rPr>
        <w:t xml:space="preserve"> </w:t>
      </w:r>
    </w:p>
    <w:p w14:paraId="7F4D1DC9" w14:textId="56F9FAD9" w:rsidR="00D80BFB" w:rsidRDefault="00D80BFB" w:rsidP="00D80BFB">
      <w:pPr>
        <w:pStyle w:val="Body"/>
        <w:ind w:left="938"/>
        <w:rPr>
          <w:rFonts w:ascii="Century Gothic" w:hAnsi="Century Gothic"/>
        </w:rPr>
      </w:pPr>
      <w:r>
        <w:rPr>
          <w:rFonts w:ascii="Century Gothic" w:hAnsi="Century Gothic"/>
        </w:rPr>
        <w:t xml:space="preserve">In this scenario, </w:t>
      </w:r>
      <w:r w:rsidR="00A82C26">
        <w:rPr>
          <w:rFonts w:ascii="Century Gothic" w:hAnsi="Century Gothic"/>
        </w:rPr>
        <w:t>two calculated parameters</w:t>
      </w:r>
      <w:r>
        <w:rPr>
          <w:rFonts w:ascii="Century Gothic" w:hAnsi="Century Gothic"/>
        </w:rPr>
        <w:t xml:space="preserve"> </w:t>
      </w:r>
      <w:r w:rsidR="00A82C26">
        <w:rPr>
          <w:rFonts w:ascii="Century Gothic" w:hAnsi="Century Gothic"/>
        </w:rPr>
        <w:t>with a Threshold value is input and 48Hr is a timer.</w:t>
      </w:r>
    </w:p>
    <w:p w14:paraId="7F737AC1" w14:textId="77777777" w:rsidR="00DD7540" w:rsidRPr="00DD7540" w:rsidRDefault="00DD7540" w:rsidP="00DD7540">
      <w:pPr>
        <w:pStyle w:val="Body"/>
        <w:numPr>
          <w:ilvl w:val="3"/>
          <w:numId w:val="30"/>
        </w:numPr>
        <w:rPr>
          <w:rFonts w:ascii="Century Gothic" w:hAnsi="Century Gothic"/>
        </w:rPr>
      </w:pPr>
      <w:r w:rsidRPr="00DD7540">
        <w:rPr>
          <w:rFonts w:ascii="Century Gothic" w:hAnsi="Century Gothic"/>
          <w:lang w:val="sv-SE"/>
        </w:rPr>
        <w:t>Execution_Frequency : 24h</w:t>
      </w:r>
    </w:p>
    <w:p w14:paraId="0C394A62" w14:textId="77777777" w:rsidR="00DD7540" w:rsidRPr="00DD7540" w:rsidRDefault="00DD7540" w:rsidP="00DD7540">
      <w:pPr>
        <w:pStyle w:val="Body"/>
        <w:numPr>
          <w:ilvl w:val="3"/>
          <w:numId w:val="30"/>
        </w:numPr>
        <w:rPr>
          <w:rFonts w:ascii="Century Gothic" w:hAnsi="Century Gothic"/>
        </w:rPr>
      </w:pPr>
      <w:r w:rsidRPr="00DD7540">
        <w:rPr>
          <w:rFonts w:ascii="Century Gothic" w:hAnsi="Century Gothic"/>
          <w:lang w:val="sv-SE"/>
        </w:rPr>
        <w:t>General_Status: Onload</w:t>
      </w:r>
    </w:p>
    <w:p w14:paraId="0CE74648" w14:textId="77777777" w:rsidR="00DD7540" w:rsidRPr="00DD7540" w:rsidRDefault="00DD7540" w:rsidP="00DD7540">
      <w:pPr>
        <w:pStyle w:val="Body"/>
        <w:numPr>
          <w:ilvl w:val="3"/>
          <w:numId w:val="30"/>
        </w:numPr>
        <w:rPr>
          <w:rFonts w:ascii="Century Gothic" w:hAnsi="Century Gothic"/>
        </w:rPr>
      </w:pPr>
      <w:r w:rsidRPr="00DD7540">
        <w:rPr>
          <w:rFonts w:ascii="Century Gothic" w:hAnsi="Century Gothic"/>
          <w:lang w:val="sv-SE"/>
        </w:rPr>
        <w:t>Med_Props: Disch_Temp; Ambient_Temp</w:t>
      </w:r>
    </w:p>
    <w:p w14:paraId="1F7FDFDF" w14:textId="77777777" w:rsidR="00DD7540" w:rsidRPr="00DD7540" w:rsidRDefault="00DD7540" w:rsidP="00DD7540">
      <w:pPr>
        <w:pStyle w:val="Body"/>
        <w:numPr>
          <w:ilvl w:val="3"/>
          <w:numId w:val="30"/>
        </w:numPr>
        <w:rPr>
          <w:rFonts w:ascii="Century Gothic" w:hAnsi="Century Gothic"/>
        </w:rPr>
      </w:pPr>
      <w:r w:rsidRPr="00DD7540">
        <w:rPr>
          <w:rFonts w:ascii="Century Gothic" w:hAnsi="Century Gothic"/>
          <w:lang w:val="sv-SE"/>
        </w:rPr>
        <w:t xml:space="preserve">Constant_Properties </w:t>
      </w:r>
      <w:r w:rsidRPr="00DD7540">
        <w:rPr>
          <w:rFonts w:ascii="Century Gothic" w:hAnsi="Century Gothic"/>
          <w:i/>
          <w:iCs/>
          <w:lang w:val="sv-SE"/>
        </w:rPr>
        <w:t>(From Things)</w:t>
      </w:r>
      <w:r w:rsidRPr="00DD7540">
        <w:rPr>
          <w:rFonts w:ascii="Century Gothic" w:hAnsi="Century Gothic"/>
          <w:lang w:val="sv-SE"/>
        </w:rPr>
        <w:t>: Design_Limit</w:t>
      </w:r>
    </w:p>
    <w:p w14:paraId="4F193265" w14:textId="6C0C0D60" w:rsidR="00DD7540" w:rsidRPr="00DD7540" w:rsidRDefault="00DD7540" w:rsidP="00DD7540">
      <w:pPr>
        <w:pStyle w:val="Body"/>
        <w:numPr>
          <w:ilvl w:val="3"/>
          <w:numId w:val="30"/>
        </w:numPr>
        <w:rPr>
          <w:rFonts w:ascii="Century Gothic" w:hAnsi="Century Gothic"/>
        </w:rPr>
      </w:pPr>
      <w:r w:rsidRPr="00DD7540">
        <w:rPr>
          <w:rFonts w:ascii="Century Gothic" w:hAnsi="Century Gothic"/>
          <w:lang w:val="sv-SE"/>
        </w:rPr>
        <w:t>AlertType: Email/SMS</w:t>
      </w:r>
    </w:p>
    <w:p w14:paraId="14107EA9" w14:textId="57D7E43F" w:rsidR="00E415DC" w:rsidRDefault="00E415DC" w:rsidP="00E415DC">
      <w:pPr>
        <w:pStyle w:val="Body"/>
        <w:ind w:left="938"/>
        <w:jc w:val="center"/>
        <w:rPr>
          <w:rFonts w:ascii="Century Gothic" w:hAnsi="Century Gothic"/>
        </w:rPr>
      </w:pPr>
      <w:r>
        <w:rPr>
          <w:noProof/>
        </w:rPr>
        <w:drawing>
          <wp:inline distT="0" distB="0" distL="0" distR="0" wp14:anchorId="105C3056" wp14:editId="3BB718DA">
            <wp:extent cx="4285753" cy="175469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4132" cy="1758127"/>
                    </a:xfrm>
                    <a:prstGeom prst="rect">
                      <a:avLst/>
                    </a:prstGeom>
                  </pic:spPr>
                </pic:pic>
              </a:graphicData>
            </a:graphic>
          </wp:inline>
        </w:drawing>
      </w:r>
    </w:p>
    <w:p w14:paraId="61A6CB1B" w14:textId="1C4E472B" w:rsidR="00D80BFB" w:rsidRDefault="00D80BFB" w:rsidP="00D80BFB">
      <w:pPr>
        <w:pStyle w:val="Body"/>
        <w:numPr>
          <w:ilvl w:val="0"/>
          <w:numId w:val="20"/>
        </w:numPr>
        <w:rPr>
          <w:rFonts w:ascii="Century Gothic" w:hAnsi="Century Gothic"/>
        </w:rPr>
      </w:pPr>
      <w:r>
        <w:rPr>
          <w:rFonts w:ascii="Century Gothic" w:hAnsi="Century Gothic"/>
        </w:rPr>
        <w:t xml:space="preserve">A DataTable will be maintained for </w:t>
      </w:r>
      <w:r w:rsidR="00EF7664">
        <w:rPr>
          <w:rFonts w:ascii="Century Gothic" w:hAnsi="Century Gothic"/>
        </w:rPr>
        <w:t>each</w:t>
      </w:r>
      <w:r w:rsidR="008F5BE3">
        <w:rPr>
          <w:rFonts w:ascii="Century Gothic" w:hAnsi="Century Gothic"/>
        </w:rPr>
        <w:t xml:space="preserve"> </w:t>
      </w:r>
      <w:r>
        <w:rPr>
          <w:rFonts w:ascii="Century Gothic" w:hAnsi="Century Gothic"/>
        </w:rPr>
        <w:t>onboarded Thing</w:t>
      </w:r>
      <w:r w:rsidR="00A82C26">
        <w:rPr>
          <w:rFonts w:ascii="Century Gothic" w:hAnsi="Century Gothic"/>
        </w:rPr>
        <w:t xml:space="preserve"> which will store the Rule in below </w:t>
      </w:r>
      <w:r w:rsidR="008F5BE3">
        <w:rPr>
          <w:rFonts w:ascii="Century Gothic" w:hAnsi="Century Gothic"/>
        </w:rPr>
        <w:t xml:space="preserve">sample </w:t>
      </w:r>
      <w:r w:rsidR="00A82C26">
        <w:rPr>
          <w:rFonts w:ascii="Century Gothic" w:hAnsi="Century Gothic"/>
        </w:rPr>
        <w:t>format,</w:t>
      </w:r>
    </w:p>
    <w:tbl>
      <w:tblPr>
        <w:tblW w:w="10660" w:type="dxa"/>
        <w:tblInd w:w="447" w:type="dxa"/>
        <w:tblCellMar>
          <w:left w:w="0" w:type="dxa"/>
          <w:right w:w="0" w:type="dxa"/>
        </w:tblCellMar>
        <w:tblLook w:val="0420" w:firstRow="1" w:lastRow="0" w:firstColumn="0" w:lastColumn="0" w:noHBand="0" w:noVBand="1"/>
      </w:tblPr>
      <w:tblGrid>
        <w:gridCol w:w="505"/>
        <w:gridCol w:w="1274"/>
        <w:gridCol w:w="841"/>
        <w:gridCol w:w="1063"/>
        <w:gridCol w:w="1886"/>
        <w:gridCol w:w="1958"/>
        <w:gridCol w:w="1708"/>
        <w:gridCol w:w="1425"/>
      </w:tblGrid>
      <w:tr w:rsidR="00EF7664" w:rsidRPr="00A82C26" w14:paraId="4CCECF89" w14:textId="6B626D38" w:rsidTr="00EF7664">
        <w:trPr>
          <w:trHeight w:val="308"/>
        </w:trPr>
        <w:tc>
          <w:tcPr>
            <w:tcW w:w="50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B7AFE94" w14:textId="77777777" w:rsidR="00EF7664" w:rsidRPr="00A82C26" w:rsidRDefault="00EF7664" w:rsidP="00A82C26">
            <w:pPr>
              <w:rPr>
                <w:rFonts w:eastAsia="Times New Roman" w:cs="Arial"/>
                <w:sz w:val="24"/>
                <w:lang w:eastAsia="zh-CN"/>
              </w:rPr>
            </w:pPr>
            <w:r w:rsidRPr="00A82C26">
              <w:rPr>
                <w:rFonts w:ascii="Calibri" w:eastAsia="Times New Roman" w:hAnsi="Calibri" w:cs="Calibri"/>
                <w:b/>
                <w:bCs/>
                <w:color w:val="FFFFFF" w:themeColor="light1"/>
                <w:kern w:val="24"/>
                <w:sz w:val="24"/>
                <w:lang w:eastAsia="zh-CN"/>
              </w:rPr>
              <w:t>ID</w:t>
            </w:r>
          </w:p>
        </w:tc>
        <w:tc>
          <w:tcPr>
            <w:tcW w:w="12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8855BFE" w14:textId="77777777" w:rsidR="00EF7664" w:rsidRPr="00A82C26" w:rsidRDefault="00EF7664" w:rsidP="00A82C26">
            <w:pPr>
              <w:rPr>
                <w:rFonts w:eastAsia="Times New Roman" w:cs="Arial"/>
                <w:sz w:val="24"/>
                <w:lang w:eastAsia="zh-CN"/>
              </w:rPr>
            </w:pPr>
            <w:r w:rsidRPr="00A82C26">
              <w:rPr>
                <w:rFonts w:ascii="Calibri" w:eastAsia="Times New Roman" w:hAnsi="Calibri" w:cs="Calibri"/>
                <w:b/>
                <w:bCs/>
                <w:color w:val="FFFFFF" w:themeColor="light1"/>
                <w:kern w:val="24"/>
                <w:sz w:val="24"/>
                <w:lang w:eastAsia="zh-CN"/>
              </w:rPr>
              <w:t>Name</w:t>
            </w:r>
          </w:p>
        </w:tc>
        <w:tc>
          <w:tcPr>
            <w:tcW w:w="8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F26EC26" w14:textId="77777777" w:rsidR="00EF7664" w:rsidRPr="00A82C26" w:rsidRDefault="00EF7664" w:rsidP="00A82C26">
            <w:pPr>
              <w:rPr>
                <w:rFonts w:eastAsia="Times New Roman" w:cs="Arial"/>
                <w:sz w:val="24"/>
                <w:lang w:eastAsia="zh-CN"/>
              </w:rPr>
            </w:pPr>
            <w:r w:rsidRPr="00A82C26">
              <w:rPr>
                <w:rFonts w:ascii="Calibri" w:eastAsia="Times New Roman" w:hAnsi="Calibri" w:cs="Calibri"/>
                <w:b/>
                <w:bCs/>
                <w:color w:val="FFFFFF" w:themeColor="light1"/>
                <w:kern w:val="24"/>
                <w:sz w:val="24"/>
                <w:lang w:eastAsia="zh-CN"/>
              </w:rPr>
              <w:t>Rule</w:t>
            </w:r>
          </w:p>
        </w:tc>
        <w:tc>
          <w:tcPr>
            <w:tcW w:w="1063" w:type="dxa"/>
            <w:tcBorders>
              <w:top w:val="single" w:sz="8" w:space="0" w:color="FFFFFF"/>
              <w:left w:val="single" w:sz="8" w:space="0" w:color="FFFFFF"/>
              <w:bottom w:val="single" w:sz="24" w:space="0" w:color="FFFFFF"/>
              <w:right w:val="single" w:sz="8" w:space="0" w:color="FFFFFF"/>
            </w:tcBorders>
            <w:shd w:val="clear" w:color="auto" w:fill="4472C4"/>
          </w:tcPr>
          <w:p w14:paraId="1B992470" w14:textId="32D79B3E" w:rsidR="00EF7664" w:rsidRPr="00A82C26" w:rsidRDefault="00EF7664" w:rsidP="00A82C26">
            <w:pPr>
              <w:rPr>
                <w:rFonts w:ascii="Calibri" w:eastAsia="Times New Roman" w:hAnsi="Calibri" w:cs="Calibri"/>
                <w:b/>
                <w:bCs/>
                <w:color w:val="FFFFFF" w:themeColor="light1"/>
                <w:kern w:val="24"/>
                <w:sz w:val="24"/>
                <w:lang w:eastAsia="zh-CN"/>
              </w:rPr>
            </w:pPr>
            <w:r>
              <w:rPr>
                <w:rFonts w:ascii="Calibri" w:eastAsia="Times New Roman" w:hAnsi="Calibri" w:cs="Calibri"/>
                <w:b/>
                <w:bCs/>
                <w:color w:val="FFFFFF" w:themeColor="light1"/>
                <w:kern w:val="24"/>
                <w:sz w:val="24"/>
                <w:lang w:eastAsia="zh-CN"/>
              </w:rPr>
              <w:t>Frequency</w:t>
            </w:r>
          </w:p>
        </w:tc>
        <w:tc>
          <w:tcPr>
            <w:tcW w:w="188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33E5594" w14:textId="14EB228C" w:rsidR="00EF7664" w:rsidRPr="00A82C26" w:rsidRDefault="00EF7664" w:rsidP="00A82C26">
            <w:pPr>
              <w:rPr>
                <w:rFonts w:eastAsia="Times New Roman" w:cs="Arial"/>
                <w:sz w:val="24"/>
                <w:lang w:eastAsia="zh-CN"/>
              </w:rPr>
            </w:pPr>
            <w:r w:rsidRPr="00A82C26">
              <w:rPr>
                <w:rFonts w:ascii="Calibri" w:eastAsia="Times New Roman" w:hAnsi="Calibri" w:cs="Calibri"/>
                <w:b/>
                <w:bCs/>
                <w:color w:val="FFFFFF" w:themeColor="light1"/>
                <w:kern w:val="24"/>
                <w:sz w:val="24"/>
                <w:lang w:eastAsia="zh-CN"/>
              </w:rPr>
              <w:t xml:space="preserve">Data - </w:t>
            </w:r>
            <w:r w:rsidRPr="00A82C26">
              <w:rPr>
                <w:rFonts w:ascii="Calibri" w:eastAsia="Times New Roman" w:hAnsi="Calibri" w:cs="Calibri"/>
                <w:b/>
                <w:bCs/>
                <w:i/>
                <w:iCs/>
                <w:color w:val="FFFFFF" w:themeColor="light1"/>
                <w:kern w:val="24"/>
                <w:sz w:val="24"/>
                <w:lang w:eastAsia="zh-CN"/>
              </w:rPr>
              <w:t>RuleResult</w:t>
            </w:r>
            <w:r w:rsidRPr="00A82C26">
              <w:rPr>
                <w:rFonts w:ascii="Calibri" w:eastAsia="Times New Roman" w:hAnsi="Calibri" w:cs="Calibri"/>
                <w:b/>
                <w:bCs/>
                <w:color w:val="FFFFFF" w:themeColor="light1"/>
                <w:kern w:val="24"/>
                <w:sz w:val="24"/>
                <w:lang w:eastAsia="zh-CN"/>
              </w:rPr>
              <w:t xml:space="preserve"> (</w:t>
            </w:r>
            <w:r w:rsidRPr="00A82C26">
              <w:rPr>
                <w:rFonts w:ascii="Calibri" w:eastAsia="Times New Roman" w:hAnsi="Calibri" w:cs="Calibri"/>
                <w:b/>
                <w:bCs/>
                <w:i/>
                <w:iCs/>
                <w:color w:val="FFFFFF" w:themeColor="light1"/>
                <w:kern w:val="24"/>
                <w:sz w:val="24"/>
                <w:lang w:eastAsia="zh-CN"/>
              </w:rPr>
              <w:t>NO DS</w:t>
            </w:r>
            <w:r w:rsidRPr="00A82C26">
              <w:rPr>
                <w:rFonts w:ascii="Calibri" w:eastAsia="Times New Roman" w:hAnsi="Calibri" w:cs="Calibri"/>
                <w:b/>
                <w:bCs/>
                <w:color w:val="FFFFFF" w:themeColor="light1"/>
                <w:kern w:val="24"/>
                <w:sz w:val="24"/>
                <w:lang w:eastAsia="zh-CN"/>
              </w:rPr>
              <w:t>)</w:t>
            </w:r>
          </w:p>
        </w:tc>
        <w:tc>
          <w:tcPr>
            <w:tcW w:w="195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965FE90" w14:textId="77777777" w:rsidR="00EF7664" w:rsidRPr="00A82C26" w:rsidRDefault="00EF7664" w:rsidP="00A82C26">
            <w:pPr>
              <w:rPr>
                <w:rFonts w:eastAsia="Times New Roman" w:cs="Arial"/>
                <w:sz w:val="24"/>
                <w:lang w:eastAsia="zh-CN"/>
              </w:rPr>
            </w:pPr>
            <w:r w:rsidRPr="00A82C26">
              <w:rPr>
                <w:rFonts w:ascii="Calibri" w:eastAsia="Times New Roman" w:hAnsi="Calibri" w:cs="Calibri"/>
                <w:b/>
                <w:bCs/>
                <w:color w:val="FFFFFF" w:themeColor="light1"/>
                <w:kern w:val="24"/>
                <w:sz w:val="24"/>
                <w:lang w:eastAsia="zh-CN"/>
              </w:rPr>
              <w:t>DataShapeName</w:t>
            </w:r>
          </w:p>
        </w:tc>
        <w:tc>
          <w:tcPr>
            <w:tcW w:w="170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8E38E16" w14:textId="77777777" w:rsidR="00EF7664" w:rsidRPr="00A82C26" w:rsidRDefault="00EF7664" w:rsidP="00A82C26">
            <w:pPr>
              <w:rPr>
                <w:rFonts w:eastAsia="Times New Roman" w:cs="Arial"/>
                <w:sz w:val="24"/>
                <w:lang w:eastAsia="zh-CN"/>
              </w:rPr>
            </w:pPr>
            <w:r w:rsidRPr="00A82C26">
              <w:rPr>
                <w:rFonts w:ascii="Calibri" w:eastAsia="Times New Roman" w:hAnsi="Calibri" w:cs="Calibri"/>
                <w:b/>
                <w:bCs/>
                <w:color w:val="FFFFFF" w:themeColor="light1"/>
                <w:kern w:val="24"/>
                <w:sz w:val="24"/>
                <w:lang w:eastAsia="zh-CN"/>
              </w:rPr>
              <w:t>Assigned_To</w:t>
            </w:r>
          </w:p>
        </w:tc>
        <w:tc>
          <w:tcPr>
            <w:tcW w:w="1425" w:type="dxa"/>
            <w:tcBorders>
              <w:top w:val="single" w:sz="8" w:space="0" w:color="FFFFFF"/>
              <w:left w:val="single" w:sz="8" w:space="0" w:color="FFFFFF"/>
              <w:bottom w:val="single" w:sz="24" w:space="0" w:color="FFFFFF"/>
              <w:right w:val="single" w:sz="8" w:space="0" w:color="FFFFFF"/>
            </w:tcBorders>
            <w:shd w:val="clear" w:color="auto" w:fill="4472C4"/>
          </w:tcPr>
          <w:p w14:paraId="3A04DCF4" w14:textId="10664FFF" w:rsidR="00EF7664" w:rsidRPr="00A82C26" w:rsidRDefault="00EF7664" w:rsidP="00A82C26">
            <w:pPr>
              <w:rPr>
                <w:rFonts w:ascii="Calibri" w:eastAsia="Times New Roman" w:hAnsi="Calibri" w:cs="Calibri"/>
                <w:b/>
                <w:bCs/>
                <w:color w:val="FFFFFF" w:themeColor="light1"/>
                <w:kern w:val="24"/>
                <w:sz w:val="24"/>
                <w:lang w:eastAsia="zh-CN"/>
              </w:rPr>
            </w:pPr>
            <w:r>
              <w:rPr>
                <w:rFonts w:ascii="Calibri" w:eastAsia="Times New Roman" w:hAnsi="Calibri" w:cs="Calibri"/>
                <w:b/>
                <w:bCs/>
                <w:color w:val="FFFFFF" w:themeColor="light1"/>
                <w:kern w:val="24"/>
                <w:sz w:val="24"/>
                <w:lang w:eastAsia="zh-CN"/>
              </w:rPr>
              <w:t>Status</w:t>
            </w:r>
          </w:p>
        </w:tc>
      </w:tr>
      <w:tr w:rsidR="00EF7664" w:rsidRPr="00A82C26" w14:paraId="0DA0781E" w14:textId="679D4DC9" w:rsidTr="00EF7664">
        <w:trPr>
          <w:trHeight w:val="350"/>
        </w:trPr>
        <w:tc>
          <w:tcPr>
            <w:tcW w:w="50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4FCAA30"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1</w:t>
            </w:r>
          </w:p>
        </w:tc>
        <w:tc>
          <w:tcPr>
            <w:tcW w:w="12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C19D119"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My_Rule1</w:t>
            </w:r>
          </w:p>
        </w:tc>
        <w:tc>
          <w:tcPr>
            <w:tcW w:w="8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57787DE"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Rule1</w:t>
            </w:r>
          </w:p>
        </w:tc>
        <w:tc>
          <w:tcPr>
            <w:tcW w:w="1063" w:type="dxa"/>
            <w:tcBorders>
              <w:top w:val="single" w:sz="24" w:space="0" w:color="FFFFFF"/>
              <w:left w:val="single" w:sz="8" w:space="0" w:color="FFFFFF"/>
              <w:bottom w:val="single" w:sz="8" w:space="0" w:color="FFFFFF"/>
              <w:right w:val="single" w:sz="8" w:space="0" w:color="FFFFFF"/>
            </w:tcBorders>
            <w:shd w:val="clear" w:color="auto" w:fill="CFD5EA"/>
          </w:tcPr>
          <w:p w14:paraId="6B72B365" w14:textId="5FDC25BE" w:rsidR="00EF7664" w:rsidRPr="00A82C26" w:rsidRDefault="00EF7664" w:rsidP="00A82C26">
            <w:pPr>
              <w:rPr>
                <w:rFonts w:ascii="Calibri" w:eastAsia="Times New Roman" w:hAnsi="Calibri" w:cs="Calibri"/>
                <w:color w:val="000000" w:themeColor="dark1"/>
                <w:kern w:val="24"/>
                <w:sz w:val="24"/>
                <w:lang w:eastAsia="zh-CN"/>
              </w:rPr>
            </w:pPr>
            <w:r>
              <w:rPr>
                <w:rFonts w:ascii="Calibri" w:eastAsia="Times New Roman" w:hAnsi="Calibri" w:cs="Calibri"/>
                <w:color w:val="000000" w:themeColor="dark1"/>
                <w:kern w:val="24"/>
                <w:sz w:val="24"/>
                <w:lang w:eastAsia="zh-CN"/>
              </w:rPr>
              <w:t>Every_1H</w:t>
            </w:r>
          </w:p>
        </w:tc>
        <w:tc>
          <w:tcPr>
            <w:tcW w:w="188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A43D0B" w14:textId="5D178C6A"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[object Object]</w:t>
            </w:r>
          </w:p>
        </w:tc>
        <w:tc>
          <w:tcPr>
            <w:tcW w:w="195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8C6B053"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Rule1.DS</w:t>
            </w:r>
          </w:p>
        </w:tc>
        <w:tc>
          <w:tcPr>
            <w:tcW w:w="170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9675E7A"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Thing 1</w:t>
            </w:r>
          </w:p>
        </w:tc>
        <w:tc>
          <w:tcPr>
            <w:tcW w:w="1425" w:type="dxa"/>
            <w:tcBorders>
              <w:top w:val="single" w:sz="24" w:space="0" w:color="FFFFFF"/>
              <w:left w:val="single" w:sz="8" w:space="0" w:color="FFFFFF"/>
              <w:bottom w:val="single" w:sz="8" w:space="0" w:color="FFFFFF"/>
              <w:right w:val="single" w:sz="8" w:space="0" w:color="FFFFFF"/>
            </w:tcBorders>
            <w:shd w:val="clear" w:color="auto" w:fill="CFD5EA"/>
          </w:tcPr>
          <w:p w14:paraId="18BE0D5C" w14:textId="678E1534" w:rsidR="00EF7664" w:rsidRPr="00A82C26" w:rsidRDefault="00EF7664" w:rsidP="00A82C26">
            <w:pPr>
              <w:rPr>
                <w:rFonts w:ascii="Calibri" w:eastAsia="Times New Roman" w:hAnsi="Calibri" w:cs="Calibri"/>
                <w:color w:val="000000" w:themeColor="dark1"/>
                <w:kern w:val="24"/>
                <w:sz w:val="24"/>
                <w:lang w:eastAsia="zh-CN"/>
              </w:rPr>
            </w:pPr>
            <w:r>
              <w:rPr>
                <w:rFonts w:ascii="Calibri" w:eastAsia="Times New Roman" w:hAnsi="Calibri" w:cs="Calibri"/>
                <w:color w:val="000000" w:themeColor="dark1"/>
                <w:kern w:val="24"/>
                <w:sz w:val="24"/>
                <w:lang w:eastAsia="zh-CN"/>
              </w:rPr>
              <w:t>ON</w:t>
            </w:r>
          </w:p>
        </w:tc>
      </w:tr>
      <w:tr w:rsidR="00EF7664" w:rsidRPr="00A82C26" w14:paraId="361FCEB6" w14:textId="4E134721" w:rsidTr="00EF7664">
        <w:trPr>
          <w:trHeight w:val="190"/>
        </w:trPr>
        <w:tc>
          <w:tcPr>
            <w:tcW w:w="50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02CCBDF"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2</w:t>
            </w:r>
          </w:p>
        </w:tc>
        <w:tc>
          <w:tcPr>
            <w:tcW w:w="127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19613F6"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My_Rule2</w:t>
            </w:r>
          </w:p>
        </w:tc>
        <w:tc>
          <w:tcPr>
            <w:tcW w:w="8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588980F"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Rule2</w:t>
            </w:r>
          </w:p>
        </w:tc>
        <w:tc>
          <w:tcPr>
            <w:tcW w:w="1063" w:type="dxa"/>
            <w:tcBorders>
              <w:top w:val="single" w:sz="8" w:space="0" w:color="FFFFFF"/>
              <w:left w:val="single" w:sz="8" w:space="0" w:color="FFFFFF"/>
              <w:bottom w:val="single" w:sz="8" w:space="0" w:color="FFFFFF"/>
              <w:right w:val="single" w:sz="8" w:space="0" w:color="FFFFFF"/>
            </w:tcBorders>
            <w:shd w:val="clear" w:color="auto" w:fill="E9EBF5"/>
          </w:tcPr>
          <w:p w14:paraId="35FA325C" w14:textId="61C5FC99" w:rsidR="00EF7664" w:rsidRPr="00A82C26" w:rsidRDefault="00EF7664" w:rsidP="00A82C26">
            <w:pPr>
              <w:rPr>
                <w:rFonts w:ascii="Calibri" w:eastAsia="Times New Roman" w:hAnsi="Calibri" w:cs="Calibri"/>
                <w:color w:val="000000" w:themeColor="dark1"/>
                <w:kern w:val="24"/>
                <w:sz w:val="24"/>
                <w:lang w:eastAsia="zh-CN"/>
              </w:rPr>
            </w:pPr>
            <w:r>
              <w:rPr>
                <w:rFonts w:ascii="Calibri" w:eastAsia="Times New Roman" w:hAnsi="Calibri" w:cs="Calibri"/>
                <w:color w:val="000000" w:themeColor="dark1"/>
                <w:kern w:val="24"/>
                <w:sz w:val="24"/>
                <w:lang w:eastAsia="zh-CN"/>
              </w:rPr>
              <w:t>Every_24H</w:t>
            </w:r>
          </w:p>
        </w:tc>
        <w:tc>
          <w:tcPr>
            <w:tcW w:w="188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43E7388" w14:textId="2A591152"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[object Object]</w:t>
            </w:r>
          </w:p>
        </w:tc>
        <w:tc>
          <w:tcPr>
            <w:tcW w:w="19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E2FA74"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Rule2.DS</w:t>
            </w:r>
          </w:p>
        </w:tc>
        <w:tc>
          <w:tcPr>
            <w:tcW w:w="17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0AF0A02" w14:textId="77777777" w:rsidR="00EF7664" w:rsidRPr="00A82C26" w:rsidRDefault="00EF7664" w:rsidP="00A82C26">
            <w:pPr>
              <w:rPr>
                <w:rFonts w:eastAsia="Times New Roman" w:cs="Arial"/>
                <w:sz w:val="24"/>
                <w:lang w:eastAsia="zh-CN"/>
              </w:rPr>
            </w:pPr>
            <w:r w:rsidRPr="00A82C26">
              <w:rPr>
                <w:rFonts w:ascii="Calibri" w:eastAsia="Times New Roman" w:hAnsi="Calibri" w:cs="Calibri"/>
                <w:color w:val="000000" w:themeColor="dark1"/>
                <w:kern w:val="24"/>
                <w:sz w:val="24"/>
                <w:lang w:eastAsia="zh-CN"/>
              </w:rPr>
              <w:t>Template 1</w:t>
            </w:r>
          </w:p>
        </w:tc>
        <w:tc>
          <w:tcPr>
            <w:tcW w:w="1425" w:type="dxa"/>
            <w:tcBorders>
              <w:top w:val="single" w:sz="8" w:space="0" w:color="FFFFFF"/>
              <w:left w:val="single" w:sz="8" w:space="0" w:color="FFFFFF"/>
              <w:bottom w:val="single" w:sz="8" w:space="0" w:color="FFFFFF"/>
              <w:right w:val="single" w:sz="8" w:space="0" w:color="FFFFFF"/>
            </w:tcBorders>
            <w:shd w:val="clear" w:color="auto" w:fill="E9EBF5"/>
          </w:tcPr>
          <w:p w14:paraId="549CAC7B" w14:textId="5FB56BFB" w:rsidR="00EF7664" w:rsidRPr="00A82C26" w:rsidRDefault="00EF7664" w:rsidP="00A82C26">
            <w:pPr>
              <w:rPr>
                <w:rFonts w:ascii="Calibri" w:eastAsia="Times New Roman" w:hAnsi="Calibri" w:cs="Calibri"/>
                <w:color w:val="000000" w:themeColor="dark1"/>
                <w:kern w:val="24"/>
                <w:sz w:val="24"/>
                <w:lang w:eastAsia="zh-CN"/>
              </w:rPr>
            </w:pPr>
            <w:r>
              <w:rPr>
                <w:rFonts w:ascii="Calibri" w:eastAsia="Times New Roman" w:hAnsi="Calibri" w:cs="Calibri"/>
                <w:color w:val="000000" w:themeColor="dark1"/>
                <w:kern w:val="24"/>
                <w:sz w:val="24"/>
                <w:lang w:eastAsia="zh-CN"/>
              </w:rPr>
              <w:t>OFF</w:t>
            </w:r>
          </w:p>
        </w:tc>
      </w:tr>
    </w:tbl>
    <w:p w14:paraId="58601D5C" w14:textId="71D9653D" w:rsidR="00A82C26" w:rsidRDefault="00A82C26" w:rsidP="00A82C26">
      <w:pPr>
        <w:pStyle w:val="Body"/>
        <w:ind w:left="938"/>
        <w:rPr>
          <w:rFonts w:ascii="Century Gothic" w:hAnsi="Century Gothic"/>
        </w:rPr>
      </w:pPr>
    </w:p>
    <w:p w14:paraId="3C0DC0AF" w14:textId="77777777" w:rsidR="00EF7664" w:rsidRDefault="00EF7664" w:rsidP="00A82C26">
      <w:pPr>
        <w:pStyle w:val="Body"/>
        <w:ind w:left="938"/>
        <w:rPr>
          <w:rFonts w:ascii="Century Gothic" w:hAnsi="Century Gothic"/>
        </w:rPr>
      </w:pPr>
    </w:p>
    <w:p w14:paraId="2B767EF7" w14:textId="2B2339EC" w:rsidR="00D80BFB" w:rsidRDefault="00D80BFB" w:rsidP="00D80BFB">
      <w:pPr>
        <w:pStyle w:val="Body"/>
        <w:numPr>
          <w:ilvl w:val="0"/>
          <w:numId w:val="20"/>
        </w:numPr>
        <w:rPr>
          <w:rFonts w:ascii="Century Gothic" w:hAnsi="Century Gothic"/>
        </w:rPr>
      </w:pPr>
      <w:r>
        <w:rPr>
          <w:rFonts w:ascii="Century Gothic" w:hAnsi="Century Gothic"/>
        </w:rPr>
        <w:lastRenderedPageBreak/>
        <w:t>Predefined Timers will be create</w:t>
      </w:r>
      <w:r w:rsidR="008F5BE3">
        <w:rPr>
          <w:rFonts w:ascii="Century Gothic" w:hAnsi="Century Gothic"/>
        </w:rPr>
        <w:t>d.</w:t>
      </w:r>
    </w:p>
    <w:p w14:paraId="29E5E6D8" w14:textId="712C627C" w:rsidR="00D80BFB" w:rsidRDefault="00D80BFB" w:rsidP="00D80BFB">
      <w:pPr>
        <w:pStyle w:val="Body"/>
        <w:numPr>
          <w:ilvl w:val="0"/>
          <w:numId w:val="20"/>
        </w:numPr>
        <w:rPr>
          <w:rFonts w:ascii="Century Gothic" w:hAnsi="Century Gothic"/>
        </w:rPr>
      </w:pPr>
      <w:r>
        <w:rPr>
          <w:rFonts w:ascii="Century Gothic" w:hAnsi="Century Gothic"/>
        </w:rPr>
        <w:t>Timer will have its predefined subscription either at ThingTemplate(TT) level or HelperThing(HT) level</w:t>
      </w:r>
      <w:r w:rsidR="008F5BE3">
        <w:rPr>
          <w:rFonts w:ascii="Century Gothic" w:hAnsi="Century Gothic"/>
        </w:rPr>
        <w:t>.</w:t>
      </w:r>
    </w:p>
    <w:p w14:paraId="5A6B320D" w14:textId="44BBDD26" w:rsidR="008F5BE3" w:rsidRPr="00BF5931" w:rsidRDefault="008F5BE3" w:rsidP="008F5BE3">
      <w:pPr>
        <w:pStyle w:val="Body"/>
        <w:numPr>
          <w:ilvl w:val="0"/>
          <w:numId w:val="20"/>
        </w:numPr>
      </w:pPr>
      <w:r w:rsidRPr="008F5BE3">
        <w:rPr>
          <w:rFonts w:ascii="Century Gothic" w:hAnsi="Century Gothic"/>
        </w:rPr>
        <w:t>A subscription will refer to a DataTable for the rule to execute. Respective timer rule will be executed.</w:t>
      </w:r>
    </w:p>
    <w:p w14:paraId="07E5279D" w14:textId="77777777" w:rsidR="00A0743A" w:rsidRPr="004503B6" w:rsidRDefault="00A0743A" w:rsidP="00A0743A">
      <w:pPr>
        <w:pStyle w:val="Heading2"/>
        <w:rPr>
          <w:rFonts w:ascii="Century Gothic" w:hAnsi="Century Gothic"/>
          <w:lang w:bidi="gu-IN"/>
        </w:rPr>
      </w:pPr>
      <w:bookmarkStart w:id="80" w:name="_Toc420674665"/>
      <w:bookmarkStart w:id="81" w:name="_Toc34749332"/>
      <w:r w:rsidRPr="004503B6">
        <w:rPr>
          <w:rFonts w:ascii="Century Gothic" w:hAnsi="Century Gothic"/>
          <w:lang w:bidi="gu-IN"/>
        </w:rPr>
        <w:t>Organization and User Setup Strategy</w:t>
      </w:r>
      <w:bookmarkEnd w:id="80"/>
      <w:bookmarkEnd w:id="81"/>
    </w:p>
    <w:p w14:paraId="7D2D6A3A" w14:textId="5A434C3F" w:rsidR="00A0743A" w:rsidRPr="004503B6" w:rsidRDefault="00A0743A" w:rsidP="00A0743A">
      <w:pPr>
        <w:pStyle w:val="Body"/>
        <w:rPr>
          <w:rFonts w:ascii="Century Gothic" w:hAnsi="Century Gothic"/>
          <w:lang w:bidi="gu-IN"/>
        </w:rPr>
      </w:pPr>
    </w:p>
    <w:p w14:paraId="52513C1D" w14:textId="77777777" w:rsidR="00A0743A" w:rsidRPr="004503B6" w:rsidRDefault="00A0743A" w:rsidP="00A0743A">
      <w:pPr>
        <w:pStyle w:val="Heading3"/>
        <w:rPr>
          <w:rFonts w:ascii="Century Gothic" w:hAnsi="Century Gothic"/>
          <w:lang w:bidi="gu-IN"/>
        </w:rPr>
      </w:pPr>
      <w:bookmarkStart w:id="82" w:name="_Toc34749333"/>
      <w:commentRangeStart w:id="83"/>
      <w:r w:rsidRPr="004503B6">
        <w:rPr>
          <w:rFonts w:ascii="Century Gothic" w:hAnsi="Century Gothic"/>
          <w:lang w:bidi="gu-IN"/>
        </w:rPr>
        <w:t>Organizations and Business Units</w:t>
      </w:r>
      <w:bookmarkEnd w:id="82"/>
      <w:commentRangeEnd w:id="83"/>
      <w:r w:rsidR="00141A0C">
        <w:rPr>
          <w:rStyle w:val="CommentReference"/>
          <w:b w:val="0"/>
          <w:bCs w:val="0"/>
          <w:color w:val="000000"/>
        </w:rPr>
        <w:commentReference w:id="83"/>
      </w:r>
    </w:p>
    <w:p w14:paraId="6080D1F0" w14:textId="536CAD73" w:rsidR="0006348B" w:rsidRDefault="00BB4A21" w:rsidP="0006348B">
      <w:pPr>
        <w:pStyle w:val="Body"/>
        <w:rPr>
          <w:rFonts w:ascii="Century Gothic" w:hAnsi="Century Gothic"/>
          <w:lang w:bidi="gu-IN"/>
        </w:rPr>
      </w:pPr>
      <w:r>
        <w:rPr>
          <w:rFonts w:ascii="Century Gothic" w:hAnsi="Century Gothic"/>
          <w:lang w:bidi="gu-IN"/>
        </w:rPr>
        <w:t>The organization will be created by the ELGi administrator to provision the devices under corresponding region. The visibility context of each of the assets will vary as per the business units in picture.</w:t>
      </w:r>
    </w:p>
    <w:p w14:paraId="0B46EDCC" w14:textId="21C6CB90" w:rsidR="00BB4A21" w:rsidRDefault="00BB4A21" w:rsidP="0006348B">
      <w:pPr>
        <w:pStyle w:val="Body"/>
        <w:rPr>
          <w:rFonts w:ascii="Century Gothic" w:hAnsi="Century Gothic"/>
          <w:lang w:bidi="gu-IN"/>
        </w:rPr>
      </w:pPr>
      <w:r>
        <w:rPr>
          <w:rFonts w:ascii="Century Gothic" w:hAnsi="Century Gothic"/>
          <w:lang w:bidi="gu-IN"/>
        </w:rPr>
        <w:t xml:space="preserve">Level 1A – </w:t>
      </w:r>
      <w:r w:rsidR="0063055D">
        <w:rPr>
          <w:rFonts w:ascii="Century Gothic" w:hAnsi="Century Gothic"/>
          <w:lang w:bidi="gu-IN"/>
        </w:rPr>
        <w:t>Lowest</w:t>
      </w:r>
      <w:r>
        <w:rPr>
          <w:rFonts w:ascii="Century Gothic" w:hAnsi="Century Gothic"/>
          <w:lang w:bidi="gu-IN"/>
        </w:rPr>
        <w:t xml:space="preserve"> authority groups falling within this </w:t>
      </w:r>
      <w:r w:rsidR="0063055D">
        <w:rPr>
          <w:rFonts w:ascii="Century Gothic" w:hAnsi="Century Gothic"/>
          <w:lang w:bidi="gu-IN"/>
        </w:rPr>
        <w:t>organization. Usually the end customer with minimum visibility privileges are a part of this sub-organization.</w:t>
      </w:r>
    </w:p>
    <w:p w14:paraId="627C1C98" w14:textId="59DFFD86" w:rsidR="0063055D" w:rsidRDefault="0063055D" w:rsidP="0006348B">
      <w:pPr>
        <w:pStyle w:val="Body"/>
        <w:rPr>
          <w:rFonts w:ascii="Century Gothic" w:hAnsi="Century Gothic"/>
          <w:lang w:bidi="gu-IN"/>
        </w:rPr>
      </w:pPr>
      <w:r>
        <w:rPr>
          <w:rFonts w:ascii="Century Gothic" w:hAnsi="Century Gothic"/>
          <w:lang w:bidi="gu-IN"/>
        </w:rPr>
        <w:t>Level 1B – Applicable to Dealers, service engineers etc.</w:t>
      </w:r>
    </w:p>
    <w:p w14:paraId="010DD773" w14:textId="36502D7C" w:rsidR="0063055D" w:rsidRDefault="0063055D" w:rsidP="0006348B">
      <w:pPr>
        <w:pStyle w:val="Body"/>
        <w:rPr>
          <w:rFonts w:ascii="Century Gothic" w:hAnsi="Century Gothic"/>
          <w:lang w:bidi="gu-IN"/>
        </w:rPr>
      </w:pPr>
      <w:r>
        <w:rPr>
          <w:rFonts w:ascii="Century Gothic" w:hAnsi="Century Gothic"/>
          <w:lang w:bidi="gu-IN"/>
        </w:rPr>
        <w:t>Level 2 – Applicable to Regional Sales manager, Area sales manager.</w:t>
      </w:r>
    </w:p>
    <w:p w14:paraId="3CEDC02B" w14:textId="288F644E" w:rsidR="0063055D" w:rsidRDefault="0063055D" w:rsidP="0006348B">
      <w:pPr>
        <w:pStyle w:val="Body"/>
        <w:rPr>
          <w:rFonts w:ascii="Century Gothic" w:hAnsi="Century Gothic"/>
          <w:lang w:bidi="gu-IN"/>
        </w:rPr>
      </w:pPr>
      <w:r>
        <w:rPr>
          <w:rFonts w:ascii="Century Gothic" w:hAnsi="Century Gothic"/>
          <w:lang w:bidi="gu-IN"/>
        </w:rPr>
        <w:t>Level 3 – Highest authority groups falls within this organization. Country head for each country/region is mainly a user group contributing to this sub-organization.</w:t>
      </w:r>
    </w:p>
    <w:p w14:paraId="638813B5" w14:textId="77777777" w:rsidR="00736340" w:rsidRDefault="00736340" w:rsidP="00736340">
      <w:pPr>
        <w:pStyle w:val="Body"/>
        <w:rPr>
          <w:rFonts w:ascii="Century Gothic" w:hAnsi="Century Gothic"/>
          <w:lang w:bidi="gu-IN"/>
        </w:rPr>
      </w:pPr>
      <w:r>
        <w:rPr>
          <w:rFonts w:ascii="Century Gothic" w:hAnsi="Century Gothic"/>
          <w:lang w:bidi="gu-IN"/>
        </w:rPr>
        <w:t>The following will be the organizations applicable to the system.</w:t>
      </w:r>
    </w:p>
    <w:p w14:paraId="2007BA70" w14:textId="77777777" w:rsidR="00736340" w:rsidRDefault="00736340" w:rsidP="0006348B">
      <w:pPr>
        <w:pStyle w:val="Body"/>
        <w:rPr>
          <w:rFonts w:ascii="Century Gothic" w:hAnsi="Century Gothic"/>
          <w:lang w:bidi="gu-IN"/>
        </w:rPr>
      </w:pPr>
    </w:p>
    <w:p w14:paraId="0A57B7AC" w14:textId="39CE42D7" w:rsidR="0006348B" w:rsidRPr="004503B6" w:rsidRDefault="00BB4A21" w:rsidP="0006348B">
      <w:pPr>
        <w:pStyle w:val="Body"/>
        <w:rPr>
          <w:rFonts w:ascii="Century Gothic" w:hAnsi="Century Gothic"/>
          <w:lang w:bidi="gu-IN"/>
        </w:rPr>
      </w:pPr>
      <w:r>
        <w:rPr>
          <w:noProof/>
          <w:lang w:eastAsia="en-US"/>
        </w:rPr>
        <w:lastRenderedPageBreak/>
        <w:drawing>
          <wp:inline distT="0" distB="0" distL="0" distR="0" wp14:anchorId="38E704C1" wp14:editId="0E9EB6B7">
            <wp:extent cx="5736566" cy="5095469"/>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0856" cy="5099280"/>
                    </a:xfrm>
                    <a:prstGeom prst="rect">
                      <a:avLst/>
                    </a:prstGeom>
                  </pic:spPr>
                </pic:pic>
              </a:graphicData>
            </a:graphic>
          </wp:inline>
        </w:drawing>
      </w:r>
    </w:p>
    <w:p w14:paraId="5E222BCD" w14:textId="77777777" w:rsidR="00A0743A" w:rsidRPr="004503B6" w:rsidRDefault="00A0743A" w:rsidP="00A0743A">
      <w:pPr>
        <w:pStyle w:val="Heading3"/>
        <w:rPr>
          <w:rFonts w:ascii="Century Gothic" w:hAnsi="Century Gothic"/>
          <w:lang w:bidi="gu-IN"/>
        </w:rPr>
      </w:pPr>
      <w:bookmarkStart w:id="84" w:name="_Toc34749334"/>
      <w:r w:rsidRPr="004503B6">
        <w:rPr>
          <w:rFonts w:ascii="Century Gothic" w:hAnsi="Century Gothic"/>
          <w:lang w:bidi="gu-IN"/>
        </w:rPr>
        <w:t>Visibility restrictions</w:t>
      </w:r>
      <w:bookmarkEnd w:id="84"/>
    </w:p>
    <w:p w14:paraId="5FF74DC8" w14:textId="3985928E" w:rsidR="00A0743A" w:rsidRPr="004503B6" w:rsidRDefault="004462ED" w:rsidP="00A0743A">
      <w:pPr>
        <w:pStyle w:val="Body"/>
        <w:rPr>
          <w:rFonts w:ascii="Century Gothic" w:hAnsi="Century Gothic"/>
          <w:lang w:bidi="gu-IN"/>
        </w:rPr>
      </w:pPr>
      <w:r>
        <w:rPr>
          <w:rFonts w:ascii="Century Gothic" w:hAnsi="Century Gothic"/>
          <w:lang w:bidi="gu-IN"/>
        </w:rPr>
        <w:t>The visibility of entities will follow a bottom up approach, that means, a member of higher level sub-organization will have visibility to the entities defined at the subsequent lower level sub-org.</w:t>
      </w:r>
    </w:p>
    <w:p w14:paraId="2D6FEA98" w14:textId="77777777" w:rsidR="00A0743A" w:rsidRPr="004503B6" w:rsidRDefault="00A0743A" w:rsidP="00A0743A">
      <w:pPr>
        <w:pStyle w:val="Heading3"/>
        <w:rPr>
          <w:rFonts w:ascii="Century Gothic" w:hAnsi="Century Gothic"/>
          <w:lang w:bidi="gu-IN"/>
        </w:rPr>
      </w:pPr>
      <w:bookmarkStart w:id="85" w:name="_Toc34749335"/>
      <w:r w:rsidRPr="004503B6">
        <w:rPr>
          <w:rFonts w:ascii="Century Gothic" w:hAnsi="Century Gothic"/>
          <w:lang w:bidi="gu-IN"/>
        </w:rPr>
        <w:t>User roles</w:t>
      </w:r>
      <w:bookmarkEnd w:id="85"/>
    </w:p>
    <w:p w14:paraId="39878324" w14:textId="7843EC1A" w:rsidR="00ED0CA1" w:rsidRDefault="00822C16" w:rsidP="00ED0CA1">
      <w:pPr>
        <w:pStyle w:val="Body"/>
        <w:rPr>
          <w:rFonts w:ascii="Century Gothic" w:hAnsi="Century Gothic"/>
          <w:lang w:bidi="gu-IN"/>
        </w:rPr>
      </w:pPr>
      <w:r>
        <w:rPr>
          <w:rFonts w:ascii="Century Gothic" w:hAnsi="Century Gothic"/>
          <w:lang w:bidi="gu-IN"/>
        </w:rPr>
        <w:t>The following user groups will be a part of the system.</w:t>
      </w:r>
    </w:p>
    <w:p w14:paraId="60C5944F" w14:textId="16D78613" w:rsidR="00822C16" w:rsidRDefault="00822C16" w:rsidP="00822C16">
      <w:pPr>
        <w:pStyle w:val="Body"/>
        <w:ind w:left="1440"/>
        <w:rPr>
          <w:rFonts w:ascii="Century Gothic" w:hAnsi="Century Gothic"/>
          <w:lang w:bidi="gu-IN"/>
        </w:rPr>
      </w:pPr>
      <w:r>
        <w:rPr>
          <w:noProof/>
          <w:lang w:eastAsia="en-US"/>
        </w:rPr>
        <w:lastRenderedPageBreak/>
        <w:drawing>
          <wp:anchor distT="0" distB="0" distL="114300" distR="114300" simplePos="0" relativeHeight="251833344" behindDoc="0" locked="0" layoutInCell="1" allowOverlap="1" wp14:anchorId="653F458A" wp14:editId="741A709D">
            <wp:simplePos x="0" y="0"/>
            <wp:positionH relativeFrom="margin">
              <wp:align>left</wp:align>
            </wp:positionH>
            <wp:positionV relativeFrom="paragraph">
              <wp:posOffset>233045</wp:posOffset>
            </wp:positionV>
            <wp:extent cx="6003925" cy="5468620"/>
            <wp:effectExtent l="0" t="0" r="0" b="0"/>
            <wp:wrapSquare wrapText="bothSides"/>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003925" cy="546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6A79FDA" w14:textId="355F3E5B" w:rsidR="006C4006" w:rsidRDefault="006C4006" w:rsidP="00ED0CA1">
      <w:pPr>
        <w:pStyle w:val="Body"/>
        <w:rPr>
          <w:rFonts w:ascii="Century Gothic" w:hAnsi="Century Gothic"/>
          <w:lang w:bidi="gu-IN"/>
        </w:rPr>
      </w:pPr>
    </w:p>
    <w:p w14:paraId="21E804B3" w14:textId="5D09001F" w:rsidR="00822C16" w:rsidRDefault="00822C16" w:rsidP="00ED0CA1">
      <w:pPr>
        <w:pStyle w:val="Body"/>
        <w:rPr>
          <w:rFonts w:ascii="Century Gothic" w:hAnsi="Century Gothic"/>
          <w:lang w:bidi="gu-IN"/>
        </w:rPr>
      </w:pPr>
    </w:p>
    <w:p w14:paraId="3D568ED6" w14:textId="4B31D1B0" w:rsidR="00822C16" w:rsidRDefault="00822C16" w:rsidP="00ED0CA1">
      <w:pPr>
        <w:pStyle w:val="Body"/>
        <w:rPr>
          <w:rFonts w:ascii="Century Gothic" w:hAnsi="Century Gothic"/>
          <w:lang w:bidi="gu-IN"/>
        </w:rPr>
      </w:pPr>
    </w:p>
    <w:p w14:paraId="5146346A" w14:textId="5D1D7A64" w:rsidR="00822C16" w:rsidRDefault="00822C16" w:rsidP="00ED0CA1">
      <w:pPr>
        <w:pStyle w:val="Body"/>
        <w:rPr>
          <w:rFonts w:ascii="Century Gothic" w:hAnsi="Century Gothic"/>
          <w:lang w:bidi="gu-IN"/>
        </w:rPr>
      </w:pPr>
    </w:p>
    <w:p w14:paraId="4EED2552" w14:textId="4A4DB4CF" w:rsidR="00822C16" w:rsidRDefault="00822C16" w:rsidP="00ED0CA1">
      <w:pPr>
        <w:pStyle w:val="Body"/>
        <w:rPr>
          <w:rFonts w:ascii="Century Gothic" w:hAnsi="Century Gothic"/>
          <w:lang w:bidi="gu-IN"/>
        </w:rPr>
      </w:pPr>
    </w:p>
    <w:p w14:paraId="221E4EA7" w14:textId="5D96EA39" w:rsidR="00822C16" w:rsidRDefault="00822C16" w:rsidP="00ED0CA1">
      <w:pPr>
        <w:pStyle w:val="Body"/>
        <w:rPr>
          <w:rFonts w:ascii="Century Gothic" w:hAnsi="Century Gothic"/>
          <w:lang w:bidi="gu-IN"/>
        </w:rPr>
      </w:pPr>
    </w:p>
    <w:p w14:paraId="01A47623" w14:textId="11E5D204" w:rsidR="00822C16" w:rsidRDefault="00822C16" w:rsidP="00ED0CA1">
      <w:pPr>
        <w:pStyle w:val="Body"/>
        <w:rPr>
          <w:rFonts w:ascii="Century Gothic" w:hAnsi="Century Gothic"/>
          <w:lang w:bidi="gu-IN"/>
        </w:rPr>
      </w:pPr>
    </w:p>
    <w:p w14:paraId="38B693DC" w14:textId="1E9945F0" w:rsidR="00822C16" w:rsidRDefault="00822C16" w:rsidP="00ED0CA1">
      <w:pPr>
        <w:pStyle w:val="Body"/>
        <w:rPr>
          <w:rFonts w:ascii="Century Gothic" w:hAnsi="Century Gothic"/>
          <w:lang w:bidi="gu-IN"/>
        </w:rPr>
      </w:pPr>
    </w:p>
    <w:p w14:paraId="791CCADF" w14:textId="68FE2EF3" w:rsidR="00822C16" w:rsidRDefault="00822C16" w:rsidP="00ED0CA1">
      <w:pPr>
        <w:pStyle w:val="Body"/>
        <w:rPr>
          <w:rFonts w:ascii="Century Gothic" w:hAnsi="Century Gothic"/>
          <w:lang w:bidi="gu-IN"/>
        </w:rPr>
      </w:pPr>
    </w:p>
    <w:p w14:paraId="7A5C1C48" w14:textId="040F2A65" w:rsidR="00822C16" w:rsidRDefault="00822C16" w:rsidP="00ED0CA1">
      <w:pPr>
        <w:pStyle w:val="Body"/>
        <w:rPr>
          <w:rFonts w:ascii="Century Gothic" w:hAnsi="Century Gothic"/>
          <w:lang w:bidi="gu-IN"/>
        </w:rPr>
      </w:pPr>
    </w:p>
    <w:p w14:paraId="54DA0762" w14:textId="6DFC1F05" w:rsidR="00822C16" w:rsidRDefault="00822C16" w:rsidP="00ED0CA1">
      <w:pPr>
        <w:pStyle w:val="Body"/>
        <w:rPr>
          <w:rFonts w:ascii="Century Gothic" w:hAnsi="Century Gothic"/>
          <w:lang w:bidi="gu-IN"/>
        </w:rPr>
      </w:pPr>
    </w:p>
    <w:p w14:paraId="7C3EE425" w14:textId="565B68EB" w:rsidR="00822C16" w:rsidRDefault="00822C16" w:rsidP="00ED0CA1">
      <w:pPr>
        <w:pStyle w:val="Body"/>
        <w:rPr>
          <w:rFonts w:ascii="Century Gothic" w:hAnsi="Century Gothic"/>
          <w:lang w:bidi="gu-IN"/>
        </w:rPr>
      </w:pPr>
    </w:p>
    <w:p w14:paraId="0BD4E6DA" w14:textId="42CAAE8F" w:rsidR="00822C16" w:rsidRDefault="00822C16" w:rsidP="00ED0CA1">
      <w:pPr>
        <w:pStyle w:val="Body"/>
        <w:rPr>
          <w:rFonts w:ascii="Century Gothic" w:hAnsi="Century Gothic"/>
          <w:lang w:bidi="gu-IN"/>
        </w:rPr>
      </w:pPr>
    </w:p>
    <w:p w14:paraId="74978667" w14:textId="183167D0" w:rsidR="00822C16" w:rsidRDefault="00822C16" w:rsidP="00ED0CA1">
      <w:pPr>
        <w:pStyle w:val="Body"/>
        <w:rPr>
          <w:rFonts w:ascii="Century Gothic" w:hAnsi="Century Gothic"/>
          <w:lang w:bidi="gu-IN"/>
        </w:rPr>
      </w:pPr>
    </w:p>
    <w:p w14:paraId="3A684FCF" w14:textId="70409D68" w:rsidR="00822C16" w:rsidRDefault="00822C16" w:rsidP="00ED0CA1">
      <w:pPr>
        <w:pStyle w:val="Body"/>
        <w:rPr>
          <w:rFonts w:ascii="Century Gothic" w:hAnsi="Century Gothic"/>
          <w:lang w:bidi="gu-IN"/>
        </w:rPr>
      </w:pPr>
    </w:p>
    <w:p w14:paraId="79E38E45" w14:textId="0611392E" w:rsidR="00822C16" w:rsidRDefault="00822C16" w:rsidP="00ED0CA1">
      <w:pPr>
        <w:pStyle w:val="Body"/>
        <w:rPr>
          <w:rFonts w:ascii="Century Gothic" w:hAnsi="Century Gothic"/>
          <w:lang w:bidi="gu-IN"/>
        </w:rPr>
      </w:pPr>
    </w:p>
    <w:p w14:paraId="5DCB4D09" w14:textId="576A9D22" w:rsidR="00822C16" w:rsidRDefault="00822C16" w:rsidP="00ED0CA1">
      <w:pPr>
        <w:pStyle w:val="Body"/>
        <w:rPr>
          <w:rFonts w:ascii="Century Gothic" w:hAnsi="Century Gothic"/>
          <w:lang w:bidi="gu-IN"/>
        </w:rPr>
      </w:pPr>
    </w:p>
    <w:p w14:paraId="301AF426" w14:textId="7A4FF87E" w:rsidR="00822C16" w:rsidRDefault="00822C16" w:rsidP="00ED0CA1">
      <w:pPr>
        <w:pStyle w:val="Body"/>
        <w:rPr>
          <w:rFonts w:ascii="Century Gothic" w:hAnsi="Century Gothic"/>
          <w:lang w:bidi="gu-IN"/>
        </w:rPr>
      </w:pPr>
    </w:p>
    <w:p w14:paraId="68FD0404" w14:textId="6FAFD28B" w:rsidR="00822C16" w:rsidRDefault="00822C16" w:rsidP="00ED0CA1">
      <w:pPr>
        <w:pStyle w:val="Body"/>
        <w:rPr>
          <w:rFonts w:ascii="Century Gothic" w:hAnsi="Century Gothic"/>
          <w:lang w:bidi="gu-IN"/>
        </w:rPr>
      </w:pPr>
    </w:p>
    <w:p w14:paraId="472D0573" w14:textId="30AAEC8C" w:rsidR="00822C16" w:rsidRDefault="00822C16" w:rsidP="00ED0CA1">
      <w:pPr>
        <w:pStyle w:val="Body"/>
        <w:rPr>
          <w:rFonts w:ascii="Century Gothic" w:hAnsi="Century Gothic"/>
          <w:lang w:bidi="gu-IN"/>
        </w:rPr>
      </w:pPr>
    </w:p>
    <w:p w14:paraId="284180E4" w14:textId="4823CC76" w:rsidR="00822C16" w:rsidRDefault="00822C16" w:rsidP="00ED0CA1">
      <w:pPr>
        <w:pStyle w:val="Body"/>
        <w:rPr>
          <w:rFonts w:ascii="Century Gothic" w:hAnsi="Century Gothic"/>
          <w:lang w:bidi="gu-IN"/>
        </w:rPr>
      </w:pPr>
    </w:p>
    <w:p w14:paraId="2067B2B8" w14:textId="16CE710E" w:rsidR="00822C16" w:rsidRDefault="00822C16" w:rsidP="00ED0CA1">
      <w:pPr>
        <w:pStyle w:val="Body"/>
        <w:rPr>
          <w:rFonts w:ascii="Century Gothic" w:hAnsi="Century Gothic"/>
          <w:lang w:bidi="gu-IN"/>
        </w:rPr>
      </w:pPr>
    </w:p>
    <w:p w14:paraId="08D3EB79" w14:textId="2A37DBE0" w:rsidR="00822C16" w:rsidRDefault="00822C16" w:rsidP="00ED0CA1">
      <w:pPr>
        <w:pStyle w:val="Body"/>
        <w:rPr>
          <w:rFonts w:ascii="Century Gothic" w:hAnsi="Century Gothic"/>
          <w:lang w:bidi="gu-IN"/>
        </w:rPr>
      </w:pPr>
    </w:p>
    <w:p w14:paraId="3BFAEE73" w14:textId="5F16E6D7" w:rsidR="00822C16" w:rsidRDefault="00822C16" w:rsidP="00ED0CA1">
      <w:pPr>
        <w:pStyle w:val="Body"/>
        <w:rPr>
          <w:rFonts w:ascii="Century Gothic" w:hAnsi="Century Gothic"/>
          <w:lang w:bidi="gu-IN"/>
        </w:rPr>
      </w:pPr>
    </w:p>
    <w:p w14:paraId="089B2F33" w14:textId="373F60DA" w:rsidR="00822C16" w:rsidRDefault="00822C16" w:rsidP="00ED0CA1">
      <w:pPr>
        <w:pStyle w:val="Body"/>
        <w:rPr>
          <w:rFonts w:ascii="Century Gothic" w:hAnsi="Century Gothic"/>
          <w:lang w:bidi="gu-IN"/>
        </w:rPr>
      </w:pPr>
      <w:r>
        <w:rPr>
          <w:rFonts w:ascii="Century Gothic" w:hAnsi="Century Gothic"/>
          <w:lang w:bidi="gu-IN"/>
        </w:rPr>
        <w:t xml:space="preserve">These user groups will be specific to each organization and country. </w:t>
      </w:r>
      <w:commentRangeStart w:id="86"/>
      <w:r>
        <w:rPr>
          <w:rFonts w:ascii="Century Gothic" w:hAnsi="Century Gothic"/>
          <w:lang w:bidi="gu-IN"/>
        </w:rPr>
        <w:t>The ELGi administrator will have access to a screen that allows him to create and configure new/existing organization and user groups, and to associate users to each of these corresponding groups.</w:t>
      </w:r>
      <w:commentRangeEnd w:id="86"/>
      <w:r w:rsidR="00141A0C">
        <w:rPr>
          <w:rStyle w:val="CommentReference"/>
          <w:color w:val="000000"/>
        </w:rPr>
        <w:commentReference w:id="86"/>
      </w:r>
    </w:p>
    <w:p w14:paraId="15734977" w14:textId="65487C9F" w:rsidR="00822C16" w:rsidRDefault="00822C16" w:rsidP="00ED0CA1">
      <w:pPr>
        <w:pStyle w:val="Body"/>
        <w:rPr>
          <w:rFonts w:ascii="Century Gothic" w:hAnsi="Century Gothic"/>
          <w:lang w:bidi="gu-IN"/>
        </w:rPr>
      </w:pPr>
      <w:r>
        <w:rPr>
          <w:rFonts w:ascii="Century Gothic" w:hAnsi="Century Gothic"/>
          <w:lang w:bidi="gu-IN"/>
        </w:rPr>
        <w:t xml:space="preserve">A compressor, or an asset will be linked to a customer/dealer/service engineer etc. and as per the user groups defined, the access to that asset will go up the chain. </w:t>
      </w:r>
    </w:p>
    <w:p w14:paraId="28E1CFDB" w14:textId="670B0E5C" w:rsidR="00822C16" w:rsidRDefault="00822C16" w:rsidP="00ED0CA1">
      <w:pPr>
        <w:pStyle w:val="Body"/>
        <w:rPr>
          <w:rFonts w:ascii="Century Gothic" w:hAnsi="Century Gothic"/>
          <w:lang w:bidi="gu-IN"/>
        </w:rPr>
      </w:pPr>
      <w:r>
        <w:rPr>
          <w:rFonts w:ascii="Century Gothic" w:hAnsi="Century Gothic"/>
          <w:lang w:bidi="gu-IN"/>
        </w:rPr>
        <w:t>For e.g. a Dealer will have access and visibility to all the assets that are available to all its customers. Similarly, a Country head should be able to see all the assets that are available in the country/region it falls in.</w:t>
      </w:r>
    </w:p>
    <w:p w14:paraId="2E32BB23" w14:textId="7C1E59D2" w:rsidR="00822C16" w:rsidRDefault="00822C16" w:rsidP="00ED0CA1">
      <w:pPr>
        <w:pStyle w:val="Body"/>
        <w:rPr>
          <w:rFonts w:ascii="Century Gothic" w:hAnsi="Century Gothic"/>
          <w:lang w:bidi="gu-IN"/>
        </w:rPr>
      </w:pPr>
      <w:r>
        <w:rPr>
          <w:rFonts w:ascii="Century Gothic" w:hAnsi="Century Gothic"/>
          <w:lang w:bidi="gu-IN"/>
        </w:rPr>
        <w:t xml:space="preserve">The customer information is received from CRM/CCS </w:t>
      </w:r>
      <w:r w:rsidR="00EA1FF0">
        <w:rPr>
          <w:rFonts w:ascii="Century Gothic" w:hAnsi="Century Gothic"/>
          <w:lang w:bidi="gu-IN"/>
        </w:rPr>
        <w:t xml:space="preserve">system and creates the user(s) that will be provided by the CRM. This user creation and association to relevant user group will be dynamic and the service for creation and configuration </w:t>
      </w:r>
      <w:r w:rsidR="00F31D5F">
        <w:rPr>
          <w:rFonts w:ascii="Century Gothic" w:hAnsi="Century Gothic"/>
          <w:lang w:bidi="gu-IN"/>
        </w:rPr>
        <w:t>of the user will be triggered once the CRM/CCS system updates the TWX asset with relevant user details.</w:t>
      </w:r>
    </w:p>
    <w:p w14:paraId="3368C8FF" w14:textId="3987BDF8" w:rsidR="00F31D5F" w:rsidRDefault="00F31D5F" w:rsidP="00ED0CA1">
      <w:pPr>
        <w:pStyle w:val="Body"/>
        <w:rPr>
          <w:rFonts w:ascii="Century Gothic" w:hAnsi="Century Gothic"/>
          <w:lang w:bidi="gu-IN"/>
        </w:rPr>
      </w:pPr>
      <w:r>
        <w:rPr>
          <w:rFonts w:ascii="Century Gothic" w:hAnsi="Century Gothic"/>
          <w:lang w:bidi="gu-IN"/>
        </w:rPr>
        <w:t>The CRM/CCS will share the following user information with TWX</w:t>
      </w:r>
    </w:p>
    <w:tbl>
      <w:tblPr>
        <w:tblStyle w:val="TableGrid"/>
        <w:tblW w:w="0" w:type="auto"/>
        <w:tblLook w:val="04A0" w:firstRow="1" w:lastRow="0" w:firstColumn="1" w:lastColumn="0" w:noHBand="0" w:noVBand="1"/>
      </w:tblPr>
      <w:tblGrid>
        <w:gridCol w:w="5116"/>
      </w:tblGrid>
      <w:tr w:rsidR="00F31D5F" w14:paraId="7CCEB621" w14:textId="77777777" w:rsidTr="00505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6" w:type="dxa"/>
          </w:tcPr>
          <w:p w14:paraId="2E513799" w14:textId="3BCFFC4B" w:rsidR="00F31D5F" w:rsidRDefault="00F31D5F" w:rsidP="0050566A">
            <w:pPr>
              <w:pStyle w:val="Body"/>
              <w:ind w:left="0"/>
              <w:rPr>
                <w:rFonts w:ascii="Century Gothic" w:hAnsi="Century Gothic"/>
              </w:rPr>
            </w:pPr>
            <w:commentRangeStart w:id="87"/>
            <w:r>
              <w:rPr>
                <w:rFonts w:ascii="Century Gothic" w:hAnsi="Century Gothic"/>
              </w:rPr>
              <w:lastRenderedPageBreak/>
              <w:t>Information from CRM/CCS</w:t>
            </w:r>
            <w:commentRangeEnd w:id="87"/>
            <w:r w:rsidR="00D42CF3">
              <w:rPr>
                <w:rStyle w:val="CommentReference"/>
                <w:b w:val="0"/>
                <w:color w:val="000000"/>
              </w:rPr>
              <w:commentReference w:id="87"/>
            </w:r>
          </w:p>
        </w:tc>
      </w:tr>
      <w:tr w:rsidR="00F31D5F" w14:paraId="0041C634"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7F2D19C0" w14:textId="1A90CEA0" w:rsidR="00F31D5F" w:rsidRDefault="00D64367" w:rsidP="0050566A">
            <w:pPr>
              <w:pStyle w:val="Body"/>
              <w:ind w:left="0"/>
              <w:rPr>
                <w:rFonts w:ascii="Century Gothic" w:hAnsi="Century Gothic"/>
              </w:rPr>
            </w:pPr>
            <w:r>
              <w:rPr>
                <w:rFonts w:ascii="Century Gothic" w:hAnsi="Century Gothic"/>
              </w:rPr>
              <w:t>Customer Name</w:t>
            </w:r>
          </w:p>
        </w:tc>
      </w:tr>
      <w:tr w:rsidR="00F31D5F" w14:paraId="7C9B3C5D"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7610C67A" w14:textId="691BE649" w:rsidR="00F31D5F" w:rsidRDefault="00D64367" w:rsidP="0050566A">
            <w:pPr>
              <w:pStyle w:val="Body"/>
              <w:ind w:left="0"/>
              <w:rPr>
                <w:rFonts w:ascii="Century Gothic" w:hAnsi="Century Gothic"/>
              </w:rPr>
            </w:pPr>
            <w:r>
              <w:rPr>
                <w:rFonts w:ascii="Century Gothic" w:hAnsi="Century Gothic"/>
              </w:rPr>
              <w:t>Customer mobile no</w:t>
            </w:r>
          </w:p>
        </w:tc>
      </w:tr>
      <w:tr w:rsidR="00F31D5F" w14:paraId="2FC9B5CC"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28646D81" w14:textId="203E2A50" w:rsidR="00F31D5F" w:rsidRDefault="00D64367" w:rsidP="0050566A">
            <w:pPr>
              <w:pStyle w:val="Body"/>
              <w:ind w:left="0"/>
              <w:rPr>
                <w:rFonts w:ascii="Century Gothic" w:hAnsi="Century Gothic"/>
              </w:rPr>
            </w:pPr>
            <w:r>
              <w:rPr>
                <w:rFonts w:ascii="Century Gothic" w:hAnsi="Century Gothic"/>
              </w:rPr>
              <w:t>Customer email ID</w:t>
            </w:r>
          </w:p>
        </w:tc>
      </w:tr>
      <w:tr w:rsidR="00F31D5F" w14:paraId="5E3FE1A7"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63416155" w14:textId="135BC414" w:rsidR="00F31D5F" w:rsidRDefault="00D64367" w:rsidP="0050566A">
            <w:pPr>
              <w:pStyle w:val="Body"/>
              <w:ind w:left="0"/>
              <w:rPr>
                <w:rFonts w:ascii="Century Gothic" w:hAnsi="Century Gothic"/>
              </w:rPr>
            </w:pPr>
            <w:r>
              <w:rPr>
                <w:rFonts w:ascii="Century Gothic" w:hAnsi="Century Gothic"/>
              </w:rPr>
              <w:t>Customer alternate mobile no</w:t>
            </w:r>
          </w:p>
        </w:tc>
      </w:tr>
      <w:tr w:rsidR="00F31D5F" w14:paraId="10EE63E9"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22B19002" w14:textId="0E5DE901" w:rsidR="00F31D5F" w:rsidRDefault="00D64367" w:rsidP="0050566A">
            <w:pPr>
              <w:pStyle w:val="Body"/>
              <w:ind w:left="0"/>
              <w:rPr>
                <w:rFonts w:ascii="Century Gothic" w:hAnsi="Century Gothic"/>
              </w:rPr>
            </w:pPr>
            <w:r>
              <w:rPr>
                <w:rFonts w:ascii="Century Gothic" w:hAnsi="Century Gothic"/>
              </w:rPr>
              <w:t>Customer complete address with country, region, area</w:t>
            </w:r>
          </w:p>
        </w:tc>
      </w:tr>
      <w:tr w:rsidR="00F31D5F" w14:paraId="47BFD1F1"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374AB2F2" w14:textId="6B81B5DD" w:rsidR="00F31D5F" w:rsidRDefault="00D64367" w:rsidP="0050566A">
            <w:pPr>
              <w:pStyle w:val="Body"/>
              <w:ind w:left="0"/>
              <w:rPr>
                <w:rFonts w:ascii="Century Gothic" w:hAnsi="Century Gothic"/>
              </w:rPr>
            </w:pPr>
            <w:r>
              <w:rPr>
                <w:rFonts w:ascii="Century Gothic" w:hAnsi="Century Gothic"/>
              </w:rPr>
              <w:t>Service Engineer/dealer mapped to machine</w:t>
            </w:r>
          </w:p>
        </w:tc>
      </w:tr>
      <w:tr w:rsidR="00F31D5F" w14:paraId="019885F3"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2549218B" w14:textId="2282FEC1" w:rsidR="00F31D5F" w:rsidRDefault="00D64367" w:rsidP="0050566A">
            <w:pPr>
              <w:pStyle w:val="Body"/>
              <w:ind w:left="0"/>
              <w:rPr>
                <w:rFonts w:ascii="Century Gothic" w:hAnsi="Century Gothic"/>
              </w:rPr>
            </w:pPr>
            <w:r>
              <w:rPr>
                <w:rFonts w:ascii="Century Gothic" w:hAnsi="Century Gothic"/>
              </w:rPr>
              <w:t>Service Engineer/Dealer mobile no</w:t>
            </w:r>
          </w:p>
        </w:tc>
      </w:tr>
      <w:tr w:rsidR="00F31D5F" w14:paraId="76257A8F"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5D1B29F5" w14:textId="2DB624AD" w:rsidR="00F31D5F" w:rsidRDefault="00D64367" w:rsidP="0050566A">
            <w:pPr>
              <w:pStyle w:val="Body"/>
              <w:ind w:left="0"/>
              <w:rPr>
                <w:rFonts w:ascii="Century Gothic" w:hAnsi="Century Gothic"/>
              </w:rPr>
            </w:pPr>
            <w:r>
              <w:rPr>
                <w:rFonts w:ascii="Century Gothic" w:hAnsi="Century Gothic"/>
              </w:rPr>
              <w:t>Service Engineer/Dealer email ID</w:t>
            </w:r>
          </w:p>
        </w:tc>
      </w:tr>
      <w:tr w:rsidR="00F31D5F" w14:paraId="79CBE576"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08BA9AA8" w14:textId="15BED24A" w:rsidR="00F31D5F" w:rsidRDefault="00D64367" w:rsidP="0050566A">
            <w:pPr>
              <w:pStyle w:val="Body"/>
              <w:ind w:left="0"/>
              <w:rPr>
                <w:rFonts w:ascii="Century Gothic" w:hAnsi="Century Gothic"/>
              </w:rPr>
            </w:pPr>
            <w:r>
              <w:rPr>
                <w:rFonts w:ascii="Century Gothic" w:hAnsi="Century Gothic"/>
              </w:rPr>
              <w:t>ASM name/mobile no/email ID</w:t>
            </w:r>
          </w:p>
        </w:tc>
      </w:tr>
      <w:tr w:rsidR="00F31D5F" w14:paraId="4F320B4F"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05DB755C" w14:textId="38B1533A" w:rsidR="00F31D5F" w:rsidRDefault="00D64367" w:rsidP="0050566A">
            <w:pPr>
              <w:pStyle w:val="Body"/>
              <w:ind w:left="0"/>
              <w:rPr>
                <w:rFonts w:ascii="Century Gothic" w:hAnsi="Century Gothic"/>
              </w:rPr>
            </w:pPr>
            <w:r>
              <w:rPr>
                <w:rFonts w:ascii="Century Gothic" w:hAnsi="Century Gothic"/>
              </w:rPr>
              <w:t>RSM name/mobile no/email ID</w:t>
            </w:r>
          </w:p>
        </w:tc>
      </w:tr>
      <w:tr w:rsidR="00F31D5F" w14:paraId="4B70F563" w14:textId="77777777" w:rsidTr="0050566A">
        <w:tc>
          <w:tcPr>
            <w:cnfStyle w:val="001000000000" w:firstRow="0" w:lastRow="0" w:firstColumn="1" w:lastColumn="0" w:oddVBand="0" w:evenVBand="0" w:oddHBand="0" w:evenHBand="0" w:firstRowFirstColumn="0" w:firstRowLastColumn="0" w:lastRowFirstColumn="0" w:lastRowLastColumn="0"/>
            <w:tcW w:w="5116" w:type="dxa"/>
          </w:tcPr>
          <w:p w14:paraId="745DBEE3" w14:textId="30F9C647" w:rsidR="00F31D5F" w:rsidRPr="00D1152C" w:rsidRDefault="00D64367" w:rsidP="0050566A">
            <w:pPr>
              <w:pStyle w:val="Body"/>
              <w:ind w:left="0"/>
              <w:rPr>
                <w:rFonts w:ascii="Century Gothic" w:hAnsi="Century Gothic"/>
              </w:rPr>
            </w:pPr>
            <w:r>
              <w:rPr>
                <w:rFonts w:ascii="Century Gothic" w:hAnsi="Century Gothic"/>
              </w:rPr>
              <w:t>Country Head name/mobile no/email ID</w:t>
            </w:r>
          </w:p>
        </w:tc>
      </w:tr>
    </w:tbl>
    <w:p w14:paraId="278FA8E3" w14:textId="595F20AC" w:rsidR="00F31D5F" w:rsidRDefault="00F31D5F" w:rsidP="00ED0CA1">
      <w:pPr>
        <w:pStyle w:val="Body"/>
        <w:rPr>
          <w:rFonts w:ascii="Century Gothic" w:hAnsi="Century Gothic"/>
          <w:lang w:bidi="gu-IN"/>
        </w:rPr>
      </w:pPr>
    </w:p>
    <w:p w14:paraId="31755A8D" w14:textId="0BB7109F" w:rsidR="006433A3" w:rsidRDefault="006433A3" w:rsidP="00ED0CA1">
      <w:pPr>
        <w:pStyle w:val="Body"/>
        <w:rPr>
          <w:rFonts w:ascii="Century Gothic" w:hAnsi="Century Gothic"/>
          <w:lang w:bidi="gu-IN"/>
        </w:rPr>
      </w:pPr>
      <w:r>
        <w:rPr>
          <w:rFonts w:ascii="Century Gothic" w:hAnsi="Century Gothic"/>
          <w:lang w:bidi="gu-IN"/>
        </w:rPr>
        <w:t>The following mashups and Things will be created to perform tasks for user management.</w:t>
      </w:r>
    </w:p>
    <w:p w14:paraId="09055CDC" w14:textId="2898A30A" w:rsidR="006433A3" w:rsidRDefault="006433A3" w:rsidP="00ED0CA1">
      <w:pPr>
        <w:pStyle w:val="Body"/>
        <w:rPr>
          <w:rFonts w:ascii="Century Gothic" w:hAnsi="Century Gothic"/>
          <w:lang w:bidi="gu-IN"/>
        </w:rPr>
      </w:pPr>
      <w:r>
        <w:rPr>
          <w:rFonts w:ascii="Century Gothic" w:hAnsi="Century Gothic"/>
          <w:lang w:bidi="gu-IN"/>
        </w:rPr>
        <w:t>Mashup = ELGi.UserManagement.Admin</w:t>
      </w:r>
    </w:p>
    <w:p w14:paraId="02B36E75" w14:textId="5A1EDE48" w:rsidR="006433A3" w:rsidRDefault="006433A3" w:rsidP="00ED0CA1">
      <w:pPr>
        <w:pStyle w:val="Body"/>
        <w:rPr>
          <w:rFonts w:ascii="Century Gothic" w:hAnsi="Century Gothic"/>
          <w:lang w:bidi="gu-IN"/>
        </w:rPr>
      </w:pPr>
      <w:r>
        <w:rPr>
          <w:rFonts w:ascii="Century Gothic" w:hAnsi="Century Gothic"/>
          <w:lang w:bidi="gu-IN"/>
        </w:rPr>
        <w:t>Thing = ELGi.UserManagementWrapperThing</w:t>
      </w:r>
    </w:p>
    <w:p w14:paraId="1EC5E2C0" w14:textId="77777777" w:rsidR="006433A3" w:rsidRDefault="006433A3" w:rsidP="00ED0CA1">
      <w:pPr>
        <w:pStyle w:val="Body"/>
        <w:rPr>
          <w:rFonts w:ascii="Century Gothic" w:hAnsi="Century Gothic"/>
          <w:lang w:bidi="gu-IN"/>
        </w:rPr>
      </w:pPr>
    </w:p>
    <w:p w14:paraId="4521897F" w14:textId="76884079" w:rsidR="0050566A" w:rsidRDefault="0050566A" w:rsidP="00ED0CA1">
      <w:pPr>
        <w:pStyle w:val="Body"/>
        <w:rPr>
          <w:rFonts w:ascii="Century Gothic" w:hAnsi="Century Gothic"/>
          <w:lang w:bidi="gu-IN"/>
        </w:rPr>
      </w:pPr>
      <w:r>
        <w:rPr>
          <w:rFonts w:ascii="Century Gothic" w:hAnsi="Century Gothic"/>
          <w:lang w:bidi="gu-IN"/>
        </w:rPr>
        <w:t xml:space="preserve">For more details on User Management </w:t>
      </w:r>
      <w:r w:rsidR="006433A3">
        <w:rPr>
          <w:rFonts w:ascii="Century Gothic" w:hAnsi="Century Gothic"/>
          <w:lang w:bidi="gu-IN"/>
        </w:rPr>
        <w:t>snippets, please refer to Section 4.</w:t>
      </w:r>
    </w:p>
    <w:p w14:paraId="2E00FB81" w14:textId="37A3AAA1" w:rsidR="002C298C" w:rsidRDefault="002C298C" w:rsidP="002C298C">
      <w:pPr>
        <w:pStyle w:val="Heading2"/>
        <w:rPr>
          <w:rFonts w:ascii="Century Gothic" w:hAnsi="Century Gothic"/>
        </w:rPr>
      </w:pPr>
      <w:bookmarkStart w:id="88" w:name="_Toc34749336"/>
      <w:commentRangeStart w:id="89"/>
      <w:r>
        <w:rPr>
          <w:rFonts w:ascii="Century Gothic" w:hAnsi="Century Gothic"/>
        </w:rPr>
        <w:t>System Integration</w:t>
      </w:r>
      <w:bookmarkEnd w:id="88"/>
      <w:commentRangeEnd w:id="89"/>
      <w:r w:rsidR="00D42CF3">
        <w:rPr>
          <w:rStyle w:val="CommentReference"/>
          <w:b w:val="0"/>
          <w:bCs w:val="0"/>
          <w:iCs w:val="0"/>
          <w:color w:val="000000"/>
        </w:rPr>
        <w:commentReference w:id="89"/>
      </w:r>
    </w:p>
    <w:p w14:paraId="33F736E0" w14:textId="42C028A0" w:rsidR="002C298C" w:rsidRDefault="002C298C" w:rsidP="00ED0CA1">
      <w:pPr>
        <w:pStyle w:val="Body"/>
        <w:rPr>
          <w:rFonts w:ascii="Century Gothic" w:hAnsi="Century Gothic"/>
          <w:lang w:bidi="gu-IN"/>
        </w:rPr>
      </w:pPr>
    </w:p>
    <w:p w14:paraId="0D42AF84" w14:textId="0E26F075" w:rsidR="00B708E1" w:rsidRDefault="00B708E1" w:rsidP="00B708E1">
      <w:pPr>
        <w:pStyle w:val="Body"/>
        <w:rPr>
          <w:rFonts w:ascii="Century Gothic" w:hAnsi="Century Gothic"/>
          <w:lang w:bidi="gu-IN"/>
        </w:rPr>
      </w:pPr>
      <w:r>
        <w:rPr>
          <w:rFonts w:ascii="Century Gothic" w:hAnsi="Century Gothic"/>
          <w:lang w:bidi="gu-IN"/>
        </w:rPr>
        <w:t>There are three defined integration points for the platform. A separate connector extension is required to be created for each one of these integration operations. The three systems which platform will be connecting to are:</w:t>
      </w:r>
    </w:p>
    <w:p w14:paraId="06E37DD1" w14:textId="2DAF6EDE" w:rsidR="00B708E1" w:rsidRDefault="00B708E1" w:rsidP="00B708E1">
      <w:pPr>
        <w:pStyle w:val="Body"/>
        <w:numPr>
          <w:ilvl w:val="0"/>
          <w:numId w:val="22"/>
        </w:numPr>
        <w:rPr>
          <w:rFonts w:ascii="Century Gothic" w:hAnsi="Century Gothic"/>
          <w:lang w:bidi="gu-IN"/>
        </w:rPr>
      </w:pPr>
      <w:r>
        <w:rPr>
          <w:rFonts w:ascii="Century Gothic" w:hAnsi="Century Gothic"/>
          <w:lang w:bidi="gu-IN"/>
        </w:rPr>
        <w:t>LN/PLM system</w:t>
      </w:r>
    </w:p>
    <w:p w14:paraId="3E3CF877" w14:textId="59481D28" w:rsidR="00B708E1" w:rsidRDefault="00B708E1" w:rsidP="00B708E1">
      <w:pPr>
        <w:pStyle w:val="Body"/>
        <w:numPr>
          <w:ilvl w:val="0"/>
          <w:numId w:val="22"/>
        </w:numPr>
        <w:rPr>
          <w:rFonts w:ascii="Century Gothic" w:hAnsi="Century Gothic"/>
          <w:lang w:bidi="gu-IN"/>
        </w:rPr>
      </w:pPr>
      <w:r>
        <w:rPr>
          <w:rFonts w:ascii="Century Gothic" w:hAnsi="Century Gothic"/>
          <w:lang w:bidi="gu-IN"/>
        </w:rPr>
        <w:t>CRM system</w:t>
      </w:r>
    </w:p>
    <w:p w14:paraId="3E93687D" w14:textId="4C7F406D" w:rsidR="00B708E1" w:rsidRDefault="00B708E1" w:rsidP="00B708E1">
      <w:pPr>
        <w:pStyle w:val="Body"/>
        <w:numPr>
          <w:ilvl w:val="0"/>
          <w:numId w:val="22"/>
        </w:numPr>
        <w:rPr>
          <w:rFonts w:ascii="Century Gothic" w:hAnsi="Century Gothic"/>
          <w:lang w:bidi="gu-IN"/>
        </w:rPr>
      </w:pPr>
      <w:r>
        <w:rPr>
          <w:rFonts w:ascii="Century Gothic" w:hAnsi="Century Gothic"/>
          <w:lang w:bidi="gu-IN"/>
        </w:rPr>
        <w:t>CCS system</w:t>
      </w:r>
    </w:p>
    <w:p w14:paraId="48D761F3" w14:textId="09D584A4" w:rsidR="00B708E1" w:rsidRDefault="00B708E1" w:rsidP="00B708E1">
      <w:pPr>
        <w:pStyle w:val="Body"/>
        <w:rPr>
          <w:rFonts w:ascii="Century Gothic" w:hAnsi="Century Gothic"/>
          <w:lang w:bidi="gu-IN"/>
        </w:rPr>
      </w:pPr>
    </w:p>
    <w:p w14:paraId="5F4E477E" w14:textId="206355CA" w:rsidR="00B708E1" w:rsidRDefault="00B708E1" w:rsidP="00B708E1">
      <w:pPr>
        <w:pStyle w:val="Body"/>
        <w:rPr>
          <w:rFonts w:ascii="Century Gothic" w:hAnsi="Century Gothic"/>
          <w:lang w:bidi="gu-IN"/>
        </w:rPr>
      </w:pPr>
      <w:r>
        <w:rPr>
          <w:rFonts w:ascii="Century Gothic" w:hAnsi="Century Gothic"/>
          <w:lang w:bidi="gu-IN"/>
        </w:rPr>
        <w:t xml:space="preserve">The following are the </w:t>
      </w:r>
      <w:r w:rsidR="00E37286">
        <w:rPr>
          <w:rFonts w:ascii="Century Gothic" w:hAnsi="Century Gothic"/>
          <w:lang w:bidi="gu-IN"/>
        </w:rPr>
        <w:t>integrations</w:t>
      </w:r>
      <w:r>
        <w:rPr>
          <w:rFonts w:ascii="Century Gothic" w:hAnsi="Century Gothic"/>
          <w:lang w:bidi="gu-IN"/>
        </w:rPr>
        <w:t xml:space="preserve"> that will be addressed </w:t>
      </w:r>
      <w:r w:rsidR="00CB1C91">
        <w:rPr>
          <w:rFonts w:ascii="Century Gothic" w:hAnsi="Century Gothic"/>
          <w:lang w:bidi="gu-IN"/>
        </w:rPr>
        <w:t>in the development</w:t>
      </w:r>
      <w:r w:rsidR="00FC5548">
        <w:rPr>
          <w:rFonts w:ascii="Century Gothic" w:hAnsi="Century Gothic"/>
          <w:lang w:bidi="gu-IN"/>
        </w:rPr>
        <w:t>.</w:t>
      </w:r>
    </w:p>
    <w:p w14:paraId="1590BE8E" w14:textId="6CEB06C1" w:rsidR="00FC5548" w:rsidRDefault="00FC5548" w:rsidP="00B708E1">
      <w:pPr>
        <w:pStyle w:val="Body"/>
        <w:rPr>
          <w:rFonts w:ascii="Century Gothic" w:hAnsi="Century Gothic"/>
          <w:lang w:bidi="gu-IN"/>
        </w:rPr>
      </w:pPr>
    </w:p>
    <w:p w14:paraId="0F6F0AA9" w14:textId="17EA6097" w:rsidR="00FC5548" w:rsidRDefault="00FC5548" w:rsidP="00B708E1">
      <w:pPr>
        <w:pStyle w:val="Body"/>
        <w:rPr>
          <w:rFonts w:ascii="Century Gothic" w:hAnsi="Century Gothic"/>
          <w:lang w:bidi="gu-IN"/>
        </w:rPr>
      </w:pPr>
    </w:p>
    <w:p w14:paraId="7F65019C" w14:textId="5B4005AE" w:rsidR="00FC5548" w:rsidRDefault="00FC5548" w:rsidP="00FC5548">
      <w:pPr>
        <w:pStyle w:val="Heading3"/>
        <w:rPr>
          <w:rFonts w:ascii="Century Gothic" w:hAnsi="Century Gothic"/>
        </w:rPr>
      </w:pPr>
      <w:bookmarkStart w:id="90" w:name="_Toc34749337"/>
      <w:r>
        <w:rPr>
          <w:rFonts w:ascii="Century Gothic" w:hAnsi="Century Gothic"/>
        </w:rPr>
        <w:lastRenderedPageBreak/>
        <w:t>LN/PLM Integration</w:t>
      </w:r>
      <w:bookmarkEnd w:id="90"/>
    </w:p>
    <w:p w14:paraId="4226DD5F" w14:textId="68075456" w:rsidR="00FC5548" w:rsidRDefault="00FC5548" w:rsidP="00FC5548">
      <w:pPr>
        <w:pStyle w:val="Body"/>
      </w:pPr>
    </w:p>
    <w:p w14:paraId="06DCF780" w14:textId="286ECDF9" w:rsidR="00FC5548" w:rsidRDefault="00CB1C91" w:rsidP="00FC5548">
      <w:pPr>
        <w:pStyle w:val="ListParagraph"/>
        <w:rPr>
          <w:rFonts w:ascii="Century Gothic" w:eastAsia="SimSun" w:hAnsi="Century Gothic" w:cs="Times New Roman"/>
          <w:sz w:val="20"/>
          <w:lang w:eastAsia="zh-CN" w:bidi="gu-IN"/>
        </w:rPr>
      </w:pPr>
      <w:r>
        <w:rPr>
          <w:rFonts w:ascii="Century Gothic" w:eastAsia="SimSun" w:hAnsi="Century Gothic" w:cs="Times New Roman"/>
          <w:sz w:val="20"/>
          <w:lang w:eastAsia="zh-CN" w:bidi="gu-IN"/>
        </w:rPr>
        <w:t>I</w:t>
      </w:r>
      <w:r w:rsidR="00FC5548" w:rsidRPr="00FC5548">
        <w:rPr>
          <w:rFonts w:ascii="Century Gothic" w:eastAsia="SimSun" w:hAnsi="Century Gothic" w:cs="Times New Roman"/>
          <w:sz w:val="20"/>
          <w:lang w:eastAsia="zh-CN" w:bidi="gu-IN"/>
        </w:rPr>
        <w:t>ntegrat</w:t>
      </w:r>
      <w:r>
        <w:rPr>
          <w:rFonts w:ascii="Century Gothic" w:eastAsia="SimSun" w:hAnsi="Century Gothic" w:cs="Times New Roman"/>
          <w:sz w:val="20"/>
          <w:lang w:eastAsia="zh-CN" w:bidi="gu-IN"/>
        </w:rPr>
        <w:t>ing</w:t>
      </w:r>
      <w:r w:rsidR="00FC5548" w:rsidRPr="00FC5548">
        <w:rPr>
          <w:rFonts w:ascii="Century Gothic" w:eastAsia="SimSun" w:hAnsi="Century Gothic" w:cs="Times New Roman"/>
          <w:sz w:val="20"/>
          <w:lang w:eastAsia="zh-CN" w:bidi="gu-IN"/>
        </w:rPr>
        <w:t xml:space="preserve"> into the machine data coming from the LN/PLM system to enable the streamline flow of information from LN/PLM to PTC.</w:t>
      </w:r>
    </w:p>
    <w:p w14:paraId="3DE09EBA" w14:textId="6D36142B" w:rsidR="00CB1C91" w:rsidRDefault="00CB1C91" w:rsidP="00FC5548">
      <w:pPr>
        <w:pStyle w:val="ListParagraph"/>
        <w:rPr>
          <w:rFonts w:ascii="Century Gothic" w:eastAsia="SimSun" w:hAnsi="Century Gothic" w:cs="Times New Roman"/>
          <w:sz w:val="20"/>
          <w:lang w:eastAsia="zh-CN" w:bidi="gu-IN"/>
        </w:rPr>
      </w:pPr>
    </w:p>
    <w:p w14:paraId="4D22C2BA" w14:textId="53823E15" w:rsidR="00CB1C91" w:rsidRDefault="00CB1C91" w:rsidP="00CB1C91">
      <w:pPr>
        <w:pStyle w:val="ListParagraph"/>
        <w:rPr>
          <w:rFonts w:ascii="Century Gothic" w:eastAsia="SimSun" w:hAnsi="Century Gothic" w:cs="Times New Roman"/>
          <w:sz w:val="20"/>
          <w:lang w:eastAsia="zh-CN" w:bidi="gu-IN"/>
        </w:rPr>
      </w:pPr>
      <w:r>
        <w:rPr>
          <w:rFonts w:ascii="Century Gothic" w:eastAsia="SimSun" w:hAnsi="Century Gothic" w:cs="Times New Roman"/>
          <w:sz w:val="20"/>
          <w:lang w:eastAsia="zh-CN" w:bidi="gu-IN"/>
        </w:rPr>
        <w:t>The first condition that this integration addresses is providing the machine data based on the FAB number sent by Thingworx.</w:t>
      </w:r>
    </w:p>
    <w:p w14:paraId="46949068" w14:textId="4C74CB62" w:rsidR="00CB1C91" w:rsidRDefault="00CB1C91" w:rsidP="00CB1C91">
      <w:pPr>
        <w:pStyle w:val="ListParagraph"/>
        <w:rPr>
          <w:rFonts w:ascii="Century Gothic" w:eastAsia="SimSun" w:hAnsi="Century Gothic" w:cs="Times New Roman"/>
          <w:sz w:val="20"/>
          <w:lang w:eastAsia="zh-CN" w:bidi="gu-IN"/>
        </w:rPr>
      </w:pPr>
    </w:p>
    <w:p w14:paraId="37AB5421" w14:textId="47990E0D" w:rsidR="00CB1C91" w:rsidRPr="00CB1C91" w:rsidRDefault="00CB1C91" w:rsidP="00CB1C91">
      <w:pPr>
        <w:pStyle w:val="ListParagraph"/>
        <w:rPr>
          <w:rFonts w:ascii="Century Gothic" w:eastAsia="SimSun" w:hAnsi="Century Gothic" w:cs="Times New Roman"/>
          <w:sz w:val="20"/>
          <w:u w:val="single"/>
          <w:lang w:eastAsia="zh-CN" w:bidi="gu-IN"/>
        </w:rPr>
      </w:pPr>
      <w:r w:rsidRPr="00CB1C91">
        <w:rPr>
          <w:rFonts w:ascii="Century Gothic" w:eastAsia="SimSun" w:hAnsi="Century Gothic" w:cs="Times New Roman"/>
          <w:sz w:val="20"/>
          <w:u w:val="single"/>
          <w:lang w:eastAsia="zh-CN" w:bidi="gu-IN"/>
        </w:rPr>
        <w:t>Use Case Detail</w:t>
      </w:r>
      <w:r w:rsidR="00AF4FDD">
        <w:rPr>
          <w:rFonts w:ascii="Century Gothic" w:eastAsia="SimSun" w:hAnsi="Century Gothic" w:cs="Times New Roman"/>
          <w:sz w:val="20"/>
          <w:u w:val="single"/>
          <w:lang w:eastAsia="zh-CN" w:bidi="gu-IN"/>
        </w:rPr>
        <w:t xml:space="preserve"> 1</w:t>
      </w:r>
      <w:r w:rsidRPr="00CB1C91">
        <w:rPr>
          <w:rFonts w:ascii="Century Gothic" w:eastAsia="SimSun" w:hAnsi="Century Gothic" w:cs="Times New Roman"/>
          <w:sz w:val="20"/>
          <w:u w:val="single"/>
          <w:lang w:eastAsia="zh-CN" w:bidi="gu-IN"/>
        </w:rPr>
        <w:t>:</w:t>
      </w:r>
    </w:p>
    <w:p w14:paraId="657590FF" w14:textId="77777777" w:rsidR="00CB1C91" w:rsidRPr="00CB1C91" w:rsidRDefault="00CB1C91" w:rsidP="00CB1C91">
      <w:pPr>
        <w:pStyle w:val="ListParagraph"/>
        <w:rPr>
          <w:rFonts w:ascii="Century Gothic" w:eastAsia="SimSun" w:hAnsi="Century Gothic" w:cs="Times New Roman"/>
          <w:sz w:val="20"/>
          <w:lang w:eastAsia="zh-CN" w:bidi="gu-IN"/>
        </w:rPr>
      </w:pPr>
    </w:p>
    <w:p w14:paraId="3FFE04B2" w14:textId="77777777" w:rsidR="00CB1C91" w:rsidRPr="00CB1C91" w:rsidRDefault="00CB1C91" w:rsidP="00CB1C91">
      <w:pPr>
        <w:ind w:left="720"/>
        <w:rPr>
          <w:rFonts w:ascii="Century Gothic" w:hAnsi="Century Gothic"/>
          <w:sz w:val="20"/>
        </w:rPr>
      </w:pPr>
      <w:r w:rsidRPr="00CB1C91">
        <w:rPr>
          <w:rFonts w:ascii="Century Gothic" w:eastAsia="Cambria" w:hAnsi="Century Gothic" w:cs="Cambria"/>
          <w:sz w:val="20"/>
        </w:rPr>
        <w:t>Provide the machine data based on FAB number details.</w:t>
      </w:r>
    </w:p>
    <w:p w14:paraId="0F06F303" w14:textId="77777777" w:rsidR="00CB1C91" w:rsidRPr="00CB1C91" w:rsidRDefault="00CB1C91" w:rsidP="00CB1C91">
      <w:pPr>
        <w:ind w:left="720"/>
        <w:rPr>
          <w:rFonts w:ascii="Century Gothic" w:hAnsi="Century Gothic"/>
          <w:sz w:val="20"/>
        </w:rPr>
      </w:pPr>
      <w:r w:rsidRPr="00CB1C91">
        <w:rPr>
          <w:rFonts w:ascii="Century Gothic" w:eastAsia="Cambria" w:hAnsi="Century Gothic" w:cs="Cambria"/>
          <w:b/>
          <w:sz w:val="20"/>
        </w:rPr>
        <w:t>Business event:</w:t>
      </w:r>
      <w:r w:rsidRPr="00CB1C91">
        <w:rPr>
          <w:rFonts w:ascii="Century Gothic" w:eastAsia="Cambria" w:hAnsi="Century Gothic" w:cs="Cambria"/>
          <w:sz w:val="20"/>
        </w:rPr>
        <w:t xml:space="preserve"> Need to get the configuration details based the machine data associated to the FAB number.</w:t>
      </w:r>
    </w:p>
    <w:p w14:paraId="18A58578" w14:textId="77777777" w:rsidR="00CB1C91" w:rsidRPr="00CB1C91" w:rsidRDefault="00CB1C91" w:rsidP="00CB1C91">
      <w:pPr>
        <w:ind w:left="720"/>
        <w:rPr>
          <w:rFonts w:ascii="Century Gothic" w:hAnsi="Century Gothic"/>
          <w:sz w:val="20"/>
        </w:rPr>
      </w:pPr>
      <w:r w:rsidRPr="00CB1C91">
        <w:rPr>
          <w:rFonts w:ascii="Century Gothic" w:eastAsia="Cambria" w:hAnsi="Century Gothic" w:cs="Cambria"/>
          <w:b/>
          <w:sz w:val="20"/>
        </w:rPr>
        <w:t>Preconditions</w:t>
      </w:r>
      <w:r w:rsidRPr="00CB1C91">
        <w:rPr>
          <w:rFonts w:ascii="Century Gothic" w:eastAsia="Cambria" w:hAnsi="Century Gothic" w:cs="Cambria"/>
          <w:sz w:val="20"/>
        </w:rPr>
        <w:t xml:space="preserve">: </w:t>
      </w:r>
      <w:commentRangeStart w:id="91"/>
      <w:r w:rsidRPr="00CB1C91">
        <w:rPr>
          <w:rFonts w:ascii="Century Gothic" w:eastAsia="Cambria" w:hAnsi="Century Gothic" w:cs="Cambria"/>
          <w:sz w:val="20"/>
        </w:rPr>
        <w:t>FAB Number Exists</w:t>
      </w:r>
      <w:commentRangeEnd w:id="91"/>
      <w:r w:rsidR="00D42CF3">
        <w:rPr>
          <w:rStyle w:val="CommentReference"/>
          <w:rFonts w:eastAsia="SimSun"/>
          <w:color w:val="000000"/>
          <w:lang w:eastAsia="zh-CN"/>
        </w:rPr>
        <w:commentReference w:id="91"/>
      </w:r>
    </w:p>
    <w:p w14:paraId="49D1B848" w14:textId="77777777" w:rsidR="00CB1C91" w:rsidRPr="00CB1C91" w:rsidRDefault="00CB1C91" w:rsidP="00CB1C91">
      <w:pPr>
        <w:ind w:left="720"/>
        <w:rPr>
          <w:rFonts w:ascii="Century Gothic" w:hAnsi="Century Gothic"/>
          <w:sz w:val="20"/>
        </w:rPr>
      </w:pPr>
      <w:r w:rsidRPr="00CB1C91">
        <w:rPr>
          <w:rFonts w:ascii="Century Gothic" w:eastAsia="Cambria" w:hAnsi="Century Gothic" w:cs="Cambria"/>
          <w:b/>
          <w:sz w:val="20"/>
        </w:rPr>
        <w:t>Scenario:</w:t>
      </w:r>
    </w:p>
    <w:p w14:paraId="0D978703" w14:textId="7F00ED62" w:rsidR="00CB1C91" w:rsidRPr="00CB1C91" w:rsidRDefault="00CB1C91" w:rsidP="00CB1C91">
      <w:pPr>
        <w:ind w:left="720"/>
        <w:rPr>
          <w:rFonts w:ascii="Century Gothic" w:eastAsia="Cambria" w:hAnsi="Century Gothic" w:cs="Cambria"/>
          <w:color w:val="000000" w:themeColor="text1"/>
          <w:sz w:val="20"/>
        </w:rPr>
      </w:pPr>
      <w:r w:rsidRPr="00CB1C91">
        <w:rPr>
          <w:rFonts w:ascii="Century Gothic" w:eastAsia="Cambria" w:hAnsi="Century Gothic" w:cs="Cambria"/>
          <w:color w:val="000000" w:themeColor="text1"/>
          <w:sz w:val="20"/>
        </w:rPr>
        <w:t>When PTC receives the FAB number from gateway, to pick the configuration details based on the machine data (An asset associated to the specific FAB number) that is available in LN/PLM system</w:t>
      </w:r>
    </w:p>
    <w:p w14:paraId="619FCE1F" w14:textId="0E75B83B" w:rsidR="00CB1C91" w:rsidRPr="00CB1C91" w:rsidRDefault="00CB1C91" w:rsidP="00CB1C91">
      <w:pPr>
        <w:ind w:left="720"/>
        <w:rPr>
          <w:rFonts w:ascii="Century Gothic" w:hAnsi="Century Gothic"/>
          <w:b/>
          <w:color w:val="000000" w:themeColor="text1"/>
          <w:sz w:val="20"/>
        </w:rPr>
      </w:pPr>
      <w:r w:rsidRPr="00CB1C91">
        <w:rPr>
          <w:rFonts w:ascii="Century Gothic" w:hAnsi="Century Gothic"/>
          <w:b/>
          <w:color w:val="000000" w:themeColor="text1"/>
          <w:sz w:val="20"/>
        </w:rPr>
        <w:t>Sample Request/Response:</w:t>
      </w:r>
    </w:p>
    <w:p w14:paraId="41B8E1F7" w14:textId="77777777" w:rsidR="00CB1C91" w:rsidRPr="00CB1C91" w:rsidRDefault="00CB1C91" w:rsidP="00CB1C91">
      <w:pPr>
        <w:ind w:left="1440"/>
        <w:rPr>
          <w:rFonts w:ascii="Century Gothic" w:hAnsi="Century Gothic"/>
          <w:sz w:val="20"/>
        </w:rPr>
      </w:pPr>
      <w:r w:rsidRPr="00CB1C91">
        <w:rPr>
          <w:rFonts w:ascii="Century Gothic" w:hAnsi="Century Gothic"/>
          <w:b/>
          <w:sz w:val="20"/>
        </w:rPr>
        <w:t>Request:</w:t>
      </w:r>
      <w:r w:rsidRPr="00CB1C91">
        <w:rPr>
          <w:rFonts w:ascii="Century Gothic" w:hAnsi="Century Gothic"/>
          <w:sz w:val="20"/>
        </w:rPr>
        <w:t xml:space="preserve"> FAB number</w:t>
      </w:r>
    </w:p>
    <w:p w14:paraId="6CC1A774" w14:textId="77777777" w:rsidR="00CB1C91" w:rsidRPr="00CB1C91" w:rsidRDefault="00CB1C91" w:rsidP="00CB1C91">
      <w:pPr>
        <w:ind w:left="1440"/>
        <w:rPr>
          <w:rFonts w:ascii="Century Gothic" w:hAnsi="Century Gothic"/>
          <w:sz w:val="20"/>
        </w:rPr>
      </w:pPr>
    </w:p>
    <w:p w14:paraId="5C420E77" w14:textId="77777777" w:rsidR="00CB1C91" w:rsidRPr="00CB1C91" w:rsidRDefault="00CB1C91" w:rsidP="00CB1C91">
      <w:pPr>
        <w:ind w:left="1440"/>
        <w:rPr>
          <w:rFonts w:ascii="Century Gothic" w:hAnsi="Century Gothic"/>
          <w:b/>
          <w:sz w:val="20"/>
        </w:rPr>
      </w:pPr>
      <w:r w:rsidRPr="00CB1C91">
        <w:rPr>
          <w:rFonts w:ascii="Century Gothic" w:hAnsi="Century Gothic"/>
          <w:b/>
          <w:sz w:val="20"/>
        </w:rPr>
        <w:t>Response:</w:t>
      </w:r>
    </w:p>
    <w:p w14:paraId="6D31D8D9" w14:textId="77777777" w:rsidR="00CB1C91" w:rsidRPr="00CB1C91" w:rsidRDefault="00CB1C91" w:rsidP="00CB1C91">
      <w:pPr>
        <w:ind w:left="1440"/>
        <w:rPr>
          <w:rFonts w:ascii="Century Gothic" w:hAnsi="Century Gothic"/>
          <w:sz w:val="20"/>
        </w:rPr>
      </w:pPr>
      <w:r w:rsidRPr="00CB1C91">
        <w:rPr>
          <w:rFonts w:ascii="Century Gothic" w:hAnsi="Century Gothic"/>
          <w:sz w:val="20"/>
        </w:rPr>
        <w:t>{</w:t>
      </w:r>
    </w:p>
    <w:p w14:paraId="2C58F312" w14:textId="77777777" w:rsidR="00CB1C91" w:rsidRPr="00CB1C91" w:rsidRDefault="00CB1C91" w:rsidP="00CB1C91">
      <w:pPr>
        <w:ind w:left="1440"/>
        <w:rPr>
          <w:rFonts w:ascii="Century Gothic" w:hAnsi="Century Gothic"/>
          <w:sz w:val="20"/>
        </w:rPr>
      </w:pPr>
      <w:r w:rsidRPr="00CB1C91">
        <w:rPr>
          <w:rFonts w:ascii="Century Gothic" w:hAnsi="Century Gothic"/>
          <w:sz w:val="20"/>
        </w:rPr>
        <w:t>"machine_fab_number":"",</w:t>
      </w:r>
    </w:p>
    <w:p w14:paraId="6B71C54A" w14:textId="77777777" w:rsidR="00CB1C91" w:rsidRPr="00CB1C91" w:rsidRDefault="00CB1C91" w:rsidP="00CB1C91">
      <w:pPr>
        <w:ind w:left="1440"/>
        <w:rPr>
          <w:rFonts w:ascii="Century Gothic" w:hAnsi="Century Gothic"/>
          <w:sz w:val="20"/>
        </w:rPr>
      </w:pPr>
      <w:r w:rsidRPr="00CB1C91">
        <w:rPr>
          <w:rFonts w:ascii="Century Gothic" w:hAnsi="Century Gothic"/>
          <w:sz w:val="20"/>
        </w:rPr>
        <w:t>"machine_group":"",</w:t>
      </w:r>
    </w:p>
    <w:p w14:paraId="06AA9A3A" w14:textId="77777777" w:rsidR="00CB1C91" w:rsidRPr="00CB1C91" w:rsidRDefault="00CB1C91" w:rsidP="00CB1C91">
      <w:pPr>
        <w:ind w:left="1440"/>
        <w:rPr>
          <w:rFonts w:ascii="Century Gothic" w:hAnsi="Century Gothic"/>
          <w:sz w:val="20"/>
        </w:rPr>
      </w:pPr>
      <w:r w:rsidRPr="00CB1C91">
        <w:rPr>
          <w:rFonts w:ascii="Century Gothic" w:hAnsi="Century Gothic"/>
          <w:sz w:val="20"/>
        </w:rPr>
        <w:t>"machine_type":"",</w:t>
      </w:r>
    </w:p>
    <w:p w14:paraId="59EB5DBD" w14:textId="77777777" w:rsidR="00CB1C91" w:rsidRPr="00CB1C91" w:rsidRDefault="00CB1C91" w:rsidP="00CB1C91">
      <w:pPr>
        <w:ind w:left="1440"/>
        <w:rPr>
          <w:rFonts w:ascii="Century Gothic" w:hAnsi="Century Gothic"/>
          <w:sz w:val="20"/>
        </w:rPr>
      </w:pPr>
      <w:r w:rsidRPr="00CB1C91">
        <w:rPr>
          <w:rFonts w:ascii="Century Gothic" w:hAnsi="Century Gothic"/>
          <w:sz w:val="20"/>
        </w:rPr>
        <w:t>"tpl_code":"",</w:t>
      </w:r>
    </w:p>
    <w:p w14:paraId="3577FE1E" w14:textId="77777777" w:rsidR="00CB1C91" w:rsidRPr="00CB1C91" w:rsidRDefault="00CB1C91" w:rsidP="00CB1C91">
      <w:pPr>
        <w:ind w:left="1440"/>
        <w:rPr>
          <w:rFonts w:ascii="Century Gothic" w:hAnsi="Century Gothic"/>
          <w:sz w:val="20"/>
        </w:rPr>
      </w:pPr>
      <w:r w:rsidRPr="00CB1C91">
        <w:rPr>
          <w:rFonts w:ascii="Century Gothic" w:hAnsi="Century Gothic"/>
          <w:sz w:val="20"/>
        </w:rPr>
        <w:t>"manufacturing_date":"",</w:t>
      </w:r>
    </w:p>
    <w:p w14:paraId="575C924C" w14:textId="77777777" w:rsidR="00CB1C91" w:rsidRPr="00CB1C91" w:rsidRDefault="00CB1C91" w:rsidP="00CB1C91">
      <w:pPr>
        <w:ind w:left="1440"/>
        <w:rPr>
          <w:rFonts w:ascii="Century Gothic" w:hAnsi="Century Gothic"/>
          <w:sz w:val="20"/>
        </w:rPr>
      </w:pPr>
      <w:r w:rsidRPr="00CB1C91">
        <w:rPr>
          <w:rFonts w:ascii="Century Gothic" w:hAnsi="Century Gothic"/>
          <w:sz w:val="20"/>
        </w:rPr>
        <w:t>"rated_cfm":"",</w:t>
      </w:r>
    </w:p>
    <w:p w14:paraId="15655FCE" w14:textId="77777777" w:rsidR="00CB1C91" w:rsidRPr="00CB1C91" w:rsidRDefault="00CB1C91" w:rsidP="00CB1C91">
      <w:pPr>
        <w:ind w:left="1440"/>
        <w:rPr>
          <w:rFonts w:ascii="Century Gothic" w:hAnsi="Century Gothic"/>
          <w:sz w:val="20"/>
        </w:rPr>
      </w:pPr>
      <w:r w:rsidRPr="00CB1C91">
        <w:rPr>
          <w:rFonts w:ascii="Century Gothic" w:hAnsi="Century Gothic"/>
          <w:sz w:val="20"/>
        </w:rPr>
        <w:t>"rated_pressure":"",</w:t>
      </w:r>
    </w:p>
    <w:p w14:paraId="6D190E6A" w14:textId="77777777" w:rsidR="00CB1C91" w:rsidRPr="00CB1C91" w:rsidRDefault="00CB1C91" w:rsidP="00CB1C91">
      <w:pPr>
        <w:ind w:left="1440"/>
        <w:rPr>
          <w:rFonts w:ascii="Century Gothic" w:hAnsi="Century Gothic"/>
          <w:sz w:val="20"/>
        </w:rPr>
      </w:pPr>
      <w:r w:rsidRPr="00CB1C91">
        <w:rPr>
          <w:rFonts w:ascii="Century Gothic" w:hAnsi="Century Gothic"/>
          <w:sz w:val="20"/>
        </w:rPr>
        <w:t>"rated_power":"",</w:t>
      </w:r>
    </w:p>
    <w:p w14:paraId="754AFBA1" w14:textId="77777777" w:rsidR="00CB1C91" w:rsidRPr="00CB1C91" w:rsidRDefault="00CB1C91" w:rsidP="00CB1C91">
      <w:pPr>
        <w:ind w:left="1440"/>
        <w:rPr>
          <w:rFonts w:ascii="Century Gothic" w:hAnsi="Century Gothic"/>
          <w:sz w:val="20"/>
        </w:rPr>
      </w:pPr>
      <w:r w:rsidRPr="00CB1C91">
        <w:rPr>
          <w:rFonts w:ascii="Century Gothic" w:hAnsi="Century Gothic"/>
          <w:sz w:val="20"/>
        </w:rPr>
        <w:t>"vfd_or_nonvfd":""</w:t>
      </w:r>
    </w:p>
    <w:p w14:paraId="55296EF9" w14:textId="58A44AE5" w:rsidR="00CB1C91" w:rsidRPr="00CB1C91" w:rsidRDefault="00CB1C91" w:rsidP="00CB1C91">
      <w:pPr>
        <w:ind w:left="720" w:firstLine="567"/>
        <w:rPr>
          <w:rFonts w:ascii="Century Gothic" w:hAnsi="Century Gothic"/>
          <w:color w:val="000000" w:themeColor="text1"/>
          <w:sz w:val="20"/>
        </w:rPr>
      </w:pPr>
      <w:commentRangeStart w:id="92"/>
      <w:r w:rsidRPr="00CB1C91">
        <w:rPr>
          <w:rFonts w:ascii="Century Gothic" w:eastAsia="Arial Unicode MS" w:hAnsi="Century Gothic" w:cs="Arial Unicode MS"/>
          <w:sz w:val="20"/>
        </w:rPr>
        <w:t>}</w:t>
      </w:r>
      <w:commentRangeEnd w:id="92"/>
      <w:r w:rsidR="00A2733A">
        <w:rPr>
          <w:rStyle w:val="CommentReference"/>
          <w:rFonts w:eastAsia="SimSun"/>
          <w:color w:val="000000"/>
          <w:lang w:eastAsia="zh-CN"/>
        </w:rPr>
        <w:commentReference w:id="92"/>
      </w:r>
    </w:p>
    <w:p w14:paraId="7C3B4460" w14:textId="615B0311" w:rsidR="00FC5548" w:rsidRDefault="00FC5548" w:rsidP="00FC5548">
      <w:pPr>
        <w:pStyle w:val="Body"/>
      </w:pPr>
    </w:p>
    <w:p w14:paraId="18FCC28A" w14:textId="05F74162" w:rsidR="00964AF7" w:rsidRDefault="00964AF7" w:rsidP="00964AF7">
      <w:pPr>
        <w:pStyle w:val="Heading3"/>
        <w:rPr>
          <w:rFonts w:ascii="Century Gothic" w:hAnsi="Century Gothic"/>
        </w:rPr>
      </w:pPr>
      <w:bookmarkStart w:id="93" w:name="_Toc34749338"/>
      <w:r>
        <w:rPr>
          <w:rFonts w:ascii="Century Gothic" w:hAnsi="Century Gothic"/>
        </w:rPr>
        <w:t>CRM Integration</w:t>
      </w:r>
      <w:bookmarkEnd w:id="93"/>
    </w:p>
    <w:p w14:paraId="79940E16" w14:textId="3FED58C1" w:rsidR="00964AF7" w:rsidRDefault="00964AF7" w:rsidP="00964AF7">
      <w:pPr>
        <w:pStyle w:val="Body"/>
      </w:pPr>
    </w:p>
    <w:p w14:paraId="0F72BA36" w14:textId="50E30E64" w:rsidR="00964AF7" w:rsidRDefault="0062768C" w:rsidP="0062768C">
      <w:pPr>
        <w:pStyle w:val="Body"/>
        <w:ind w:firstLine="142"/>
        <w:rPr>
          <w:rFonts w:ascii="Century Gothic" w:eastAsia="Cambria" w:hAnsi="Century Gothic" w:cs="Cambria"/>
          <w:lang w:eastAsia="en-US"/>
        </w:rPr>
      </w:pPr>
      <w:r w:rsidRPr="0062768C">
        <w:rPr>
          <w:rFonts w:ascii="Century Gothic" w:eastAsia="Cambria" w:hAnsi="Century Gothic" w:cs="Cambria"/>
          <w:lang w:eastAsia="en-US"/>
        </w:rPr>
        <w:t>The CRM integration will facilitate</w:t>
      </w:r>
      <w:r>
        <w:rPr>
          <w:rFonts w:ascii="Century Gothic" w:eastAsia="Cambria" w:hAnsi="Century Gothic" w:cs="Cambria"/>
          <w:lang w:eastAsia="en-US"/>
        </w:rPr>
        <w:t xml:space="preserve"> the connector extension t</w:t>
      </w:r>
      <w:r w:rsidR="00FF7F8C">
        <w:rPr>
          <w:rFonts w:ascii="Century Gothic" w:eastAsia="Cambria" w:hAnsi="Century Gothic" w:cs="Cambria"/>
          <w:lang w:eastAsia="en-US"/>
        </w:rPr>
        <w:t>hat allows the Thingworx system to communicate to the CRM system for fetching customer related information, and vice versa.</w:t>
      </w:r>
    </w:p>
    <w:p w14:paraId="31ABF409" w14:textId="2CBDD1B7" w:rsidR="00FF7F8C" w:rsidRDefault="00FF7F8C" w:rsidP="0062768C">
      <w:pPr>
        <w:pStyle w:val="Body"/>
        <w:ind w:firstLine="142"/>
        <w:rPr>
          <w:rFonts w:ascii="Century Gothic" w:eastAsia="Cambria" w:hAnsi="Century Gothic" w:cs="Cambria"/>
          <w:lang w:eastAsia="en-US"/>
        </w:rPr>
      </w:pPr>
    </w:p>
    <w:p w14:paraId="09232829" w14:textId="70FFACEB" w:rsidR="00FF7F8C" w:rsidRDefault="00FF7F8C" w:rsidP="0062768C">
      <w:pPr>
        <w:pStyle w:val="Body"/>
        <w:ind w:firstLine="142"/>
        <w:rPr>
          <w:rFonts w:ascii="Century Gothic" w:eastAsia="Cambria" w:hAnsi="Century Gothic" w:cs="Cambria"/>
          <w:u w:val="single"/>
          <w:lang w:eastAsia="en-US"/>
        </w:rPr>
      </w:pPr>
      <w:commentRangeStart w:id="94"/>
      <w:r w:rsidRPr="00FF7F8C">
        <w:rPr>
          <w:rFonts w:ascii="Century Gothic" w:eastAsia="Cambria" w:hAnsi="Century Gothic" w:cs="Cambria"/>
          <w:u w:val="single"/>
          <w:lang w:eastAsia="en-US"/>
        </w:rPr>
        <w:t>Use Case 1:</w:t>
      </w:r>
      <w:commentRangeEnd w:id="94"/>
      <w:r w:rsidR="00A2733A">
        <w:rPr>
          <w:rStyle w:val="CommentReference"/>
          <w:color w:val="000000"/>
        </w:rPr>
        <w:commentReference w:id="94"/>
      </w:r>
    </w:p>
    <w:p w14:paraId="1B999E39" w14:textId="50256E5E" w:rsidR="00FF7F8C" w:rsidRDefault="00FF7F8C" w:rsidP="0062768C">
      <w:pPr>
        <w:pStyle w:val="Body"/>
        <w:ind w:firstLine="142"/>
        <w:rPr>
          <w:rFonts w:ascii="Century Gothic" w:eastAsia="Cambria" w:hAnsi="Century Gothic" w:cs="Cambria"/>
          <w:lang w:eastAsia="en-US"/>
        </w:rPr>
      </w:pPr>
      <w:r>
        <w:rPr>
          <w:rFonts w:ascii="Century Gothic" w:eastAsia="Cambria" w:hAnsi="Century Gothic" w:cs="Cambria"/>
          <w:lang w:eastAsia="en-US"/>
        </w:rPr>
        <w:t>Send the FAB number to CRM once PTC receives machine data from LN/PLM system.</w:t>
      </w:r>
    </w:p>
    <w:p w14:paraId="0EB58DD7" w14:textId="77777777" w:rsidR="00FF7F8C" w:rsidRPr="00FF7F8C" w:rsidRDefault="00FF7F8C" w:rsidP="00FF7F8C">
      <w:pPr>
        <w:ind w:left="720"/>
        <w:rPr>
          <w:rFonts w:ascii="Century Gothic" w:hAnsi="Century Gothic"/>
          <w:sz w:val="20"/>
        </w:rPr>
      </w:pPr>
      <w:r w:rsidRPr="00FF7F8C">
        <w:rPr>
          <w:rFonts w:ascii="Century Gothic" w:eastAsia="Cambria" w:hAnsi="Century Gothic" w:cs="Cambria"/>
          <w:b/>
          <w:sz w:val="20"/>
        </w:rPr>
        <w:t>Business event:</w:t>
      </w:r>
      <w:r w:rsidRPr="00FF7F8C">
        <w:rPr>
          <w:rFonts w:ascii="Century Gothic" w:eastAsia="Cambria" w:hAnsi="Century Gothic" w:cs="Cambria"/>
          <w:sz w:val="20"/>
        </w:rPr>
        <w:t xml:space="preserve"> To intimate the CRM system about the asset enabled with air alert</w:t>
      </w:r>
    </w:p>
    <w:p w14:paraId="660F1E23" w14:textId="30396926" w:rsidR="00FF7F8C" w:rsidRDefault="00FF7F8C" w:rsidP="00FF7F8C">
      <w:pPr>
        <w:ind w:left="720"/>
        <w:rPr>
          <w:rFonts w:ascii="Century Gothic" w:eastAsia="Cambria" w:hAnsi="Century Gothic" w:cs="Cambria"/>
          <w:sz w:val="20"/>
        </w:rPr>
      </w:pPr>
      <w:r w:rsidRPr="00FF7F8C">
        <w:rPr>
          <w:rFonts w:ascii="Century Gothic" w:eastAsia="Cambria" w:hAnsi="Century Gothic" w:cs="Cambria"/>
          <w:b/>
          <w:sz w:val="20"/>
        </w:rPr>
        <w:t>Preconditions</w:t>
      </w:r>
      <w:r w:rsidRPr="00FF7F8C">
        <w:rPr>
          <w:rFonts w:ascii="Century Gothic" w:eastAsia="Cambria" w:hAnsi="Century Gothic" w:cs="Cambria"/>
          <w:sz w:val="20"/>
        </w:rPr>
        <w:t>: Machine data available in LN/PLM</w:t>
      </w:r>
    </w:p>
    <w:p w14:paraId="20A0F067" w14:textId="77777777" w:rsidR="00FF7F8C" w:rsidRPr="00FF7F8C" w:rsidRDefault="00FF7F8C" w:rsidP="00FF7F8C">
      <w:pPr>
        <w:ind w:firstLine="720"/>
        <w:rPr>
          <w:rFonts w:ascii="Century Gothic" w:hAnsi="Century Gothic"/>
          <w:sz w:val="20"/>
        </w:rPr>
      </w:pPr>
      <w:r w:rsidRPr="00FF7F8C">
        <w:rPr>
          <w:rFonts w:ascii="Century Gothic" w:eastAsia="Cambria" w:hAnsi="Century Gothic" w:cs="Cambria"/>
          <w:b/>
          <w:sz w:val="20"/>
        </w:rPr>
        <w:t>Scenario:</w:t>
      </w:r>
    </w:p>
    <w:p w14:paraId="2583A57B" w14:textId="6545F208" w:rsidR="00FF7F8C" w:rsidRPr="00FF7F8C" w:rsidRDefault="00FF7F8C" w:rsidP="00FF7F8C">
      <w:pPr>
        <w:ind w:left="720"/>
        <w:rPr>
          <w:rFonts w:ascii="Century Gothic" w:eastAsia="Cambria" w:hAnsi="Century Gothic" w:cs="Cambria"/>
          <w:sz w:val="20"/>
        </w:rPr>
      </w:pPr>
      <w:r w:rsidRPr="00FF7F8C">
        <w:rPr>
          <w:rFonts w:ascii="Century Gothic" w:eastAsia="Cambria" w:hAnsi="Century Gothic" w:cs="Cambria"/>
          <w:sz w:val="20"/>
        </w:rPr>
        <w:t>PTC is having the information about the assets which are air alert enabled, this information has to be send to CRM to maintain the air alert enabled system.</w:t>
      </w:r>
    </w:p>
    <w:p w14:paraId="47631936" w14:textId="093CAF46" w:rsidR="00FF7F8C" w:rsidRPr="00FF7F8C" w:rsidRDefault="00FF7F8C" w:rsidP="00FF7F8C">
      <w:pPr>
        <w:ind w:left="720"/>
        <w:rPr>
          <w:rFonts w:ascii="Century Gothic" w:eastAsia="Arial Unicode MS" w:hAnsi="Century Gothic" w:cs="Arial Unicode MS"/>
          <w:b/>
          <w:sz w:val="20"/>
        </w:rPr>
      </w:pPr>
      <w:r w:rsidRPr="00FF7F8C">
        <w:rPr>
          <w:rFonts w:ascii="Century Gothic" w:eastAsia="Arial Unicode MS" w:hAnsi="Century Gothic" w:cs="Arial Unicode MS"/>
          <w:b/>
          <w:sz w:val="20"/>
        </w:rPr>
        <w:t>Sample Request/Response:</w:t>
      </w:r>
    </w:p>
    <w:p w14:paraId="54D2FEFD" w14:textId="77777777" w:rsidR="00FF7F8C" w:rsidRPr="00FF7F8C" w:rsidRDefault="00FF7F8C" w:rsidP="00FF7F8C">
      <w:pPr>
        <w:ind w:left="1440"/>
        <w:rPr>
          <w:rFonts w:ascii="Century Gothic" w:hAnsi="Century Gothic"/>
          <w:sz w:val="20"/>
        </w:rPr>
      </w:pPr>
      <w:r w:rsidRPr="00FF7F8C">
        <w:rPr>
          <w:rFonts w:ascii="Century Gothic" w:hAnsi="Century Gothic"/>
          <w:b/>
          <w:sz w:val="20"/>
        </w:rPr>
        <w:t>Request:</w:t>
      </w:r>
      <w:r w:rsidRPr="00FF7F8C">
        <w:rPr>
          <w:rFonts w:ascii="Century Gothic" w:hAnsi="Century Gothic"/>
          <w:sz w:val="20"/>
        </w:rPr>
        <w:t xml:space="preserve"> FAB number</w:t>
      </w:r>
    </w:p>
    <w:p w14:paraId="3D8D1271" w14:textId="77777777" w:rsidR="00FF7F8C" w:rsidRPr="00FF7F8C" w:rsidRDefault="00FF7F8C" w:rsidP="00FF7F8C">
      <w:pPr>
        <w:ind w:left="1440"/>
        <w:rPr>
          <w:rFonts w:ascii="Century Gothic" w:hAnsi="Century Gothic"/>
          <w:sz w:val="20"/>
        </w:rPr>
      </w:pPr>
    </w:p>
    <w:p w14:paraId="781CBAB0" w14:textId="68094D6B" w:rsidR="00FF7F8C" w:rsidRPr="00FF7F8C" w:rsidRDefault="00FF7F8C" w:rsidP="00FF7F8C">
      <w:pPr>
        <w:ind w:left="2160"/>
        <w:rPr>
          <w:rFonts w:ascii="Century Gothic" w:hAnsi="Century Gothic"/>
          <w:sz w:val="20"/>
        </w:rPr>
      </w:pPr>
      <w:r w:rsidRPr="00FF7F8C">
        <w:rPr>
          <w:rFonts w:ascii="Century Gothic" w:eastAsia="Arial Unicode MS" w:hAnsi="Century Gothic" w:cs="Arial Unicode MS"/>
          <w:b/>
          <w:sz w:val="20"/>
        </w:rPr>
        <w:t>Response:</w:t>
      </w:r>
      <w:r w:rsidRPr="00FF7F8C">
        <w:rPr>
          <w:rFonts w:ascii="Century Gothic" w:eastAsia="Arial Unicode MS" w:hAnsi="Century Gothic" w:cs="Arial Unicode MS"/>
          <w:sz w:val="20"/>
        </w:rPr>
        <w:t xml:space="preserve"> status code</w:t>
      </w:r>
    </w:p>
    <w:p w14:paraId="758F68AD" w14:textId="273400CA" w:rsidR="00386579" w:rsidRDefault="00386579" w:rsidP="00386579">
      <w:pPr>
        <w:pStyle w:val="Body"/>
        <w:ind w:firstLine="142"/>
        <w:rPr>
          <w:rFonts w:ascii="Century Gothic" w:eastAsia="Cambria" w:hAnsi="Century Gothic" w:cs="Cambria"/>
          <w:u w:val="single"/>
          <w:lang w:eastAsia="en-US"/>
        </w:rPr>
      </w:pPr>
      <w:commentRangeStart w:id="95"/>
      <w:r w:rsidRPr="00FF7F8C">
        <w:rPr>
          <w:rFonts w:ascii="Century Gothic" w:eastAsia="Cambria" w:hAnsi="Century Gothic" w:cs="Cambria"/>
          <w:u w:val="single"/>
          <w:lang w:eastAsia="en-US"/>
        </w:rPr>
        <w:t xml:space="preserve">Use Case </w:t>
      </w:r>
      <w:r>
        <w:rPr>
          <w:rFonts w:ascii="Century Gothic" w:eastAsia="Cambria" w:hAnsi="Century Gothic" w:cs="Cambria"/>
          <w:u w:val="single"/>
          <w:lang w:eastAsia="en-US"/>
        </w:rPr>
        <w:t>2</w:t>
      </w:r>
      <w:r w:rsidRPr="00FF7F8C">
        <w:rPr>
          <w:rFonts w:ascii="Century Gothic" w:eastAsia="Cambria" w:hAnsi="Century Gothic" w:cs="Cambria"/>
          <w:u w:val="single"/>
          <w:lang w:eastAsia="en-US"/>
        </w:rPr>
        <w:t>:</w:t>
      </w:r>
      <w:commentRangeEnd w:id="95"/>
      <w:r w:rsidR="00A2733A">
        <w:rPr>
          <w:rStyle w:val="CommentReference"/>
          <w:color w:val="000000"/>
        </w:rPr>
        <w:commentReference w:id="95"/>
      </w:r>
    </w:p>
    <w:p w14:paraId="59ACBCBF" w14:textId="4712CF22" w:rsidR="00386579" w:rsidRPr="00386579" w:rsidRDefault="00386579" w:rsidP="00386579">
      <w:pPr>
        <w:ind w:left="578"/>
        <w:rPr>
          <w:rFonts w:ascii="Century Gothic" w:eastAsia="Cambria" w:hAnsi="Century Gothic" w:cs="Cambria"/>
          <w:sz w:val="20"/>
        </w:rPr>
      </w:pPr>
      <w:r w:rsidRPr="00386579">
        <w:rPr>
          <w:rFonts w:ascii="Century Gothic" w:eastAsia="Cambria" w:hAnsi="Century Gothic" w:cs="Cambria"/>
          <w:sz w:val="20"/>
        </w:rPr>
        <w:t>Send the customer details to PTC when machine is commissioned / during data change event.</w:t>
      </w:r>
    </w:p>
    <w:p w14:paraId="401AD4BA" w14:textId="77777777" w:rsidR="00386579" w:rsidRPr="00386579" w:rsidRDefault="00386579" w:rsidP="00386579">
      <w:pPr>
        <w:ind w:left="578"/>
        <w:rPr>
          <w:rFonts w:ascii="Century Gothic" w:hAnsi="Century Gothic"/>
          <w:sz w:val="20"/>
        </w:rPr>
      </w:pPr>
      <w:r w:rsidRPr="00386579">
        <w:rPr>
          <w:rFonts w:ascii="Century Gothic" w:eastAsia="Cambria" w:hAnsi="Century Gothic" w:cs="Cambria"/>
          <w:b/>
          <w:sz w:val="20"/>
        </w:rPr>
        <w:t>Business event:</w:t>
      </w:r>
      <w:r w:rsidRPr="00386579">
        <w:rPr>
          <w:rFonts w:ascii="Century Gothic" w:eastAsia="Cambria" w:hAnsi="Century Gothic" w:cs="Cambria"/>
          <w:sz w:val="20"/>
        </w:rPr>
        <w:t xml:space="preserve"> Customer details will be filled in CRM system when the machine/asset is commissioned, which needs to be send to PTC.</w:t>
      </w:r>
    </w:p>
    <w:p w14:paraId="605FC653" w14:textId="77777777" w:rsidR="00386579" w:rsidRPr="00386579" w:rsidRDefault="00386579" w:rsidP="00386579">
      <w:pPr>
        <w:ind w:left="578"/>
        <w:rPr>
          <w:rFonts w:ascii="Century Gothic" w:hAnsi="Century Gothic"/>
          <w:sz w:val="20"/>
        </w:rPr>
      </w:pPr>
      <w:r w:rsidRPr="00386579">
        <w:rPr>
          <w:rFonts w:ascii="Century Gothic" w:eastAsia="Cambria" w:hAnsi="Century Gothic" w:cs="Cambria"/>
          <w:b/>
          <w:sz w:val="20"/>
        </w:rPr>
        <w:t>Preconditions</w:t>
      </w:r>
      <w:r w:rsidRPr="00386579">
        <w:rPr>
          <w:rFonts w:ascii="Century Gothic" w:eastAsia="Cambria" w:hAnsi="Century Gothic" w:cs="Cambria"/>
          <w:sz w:val="20"/>
        </w:rPr>
        <w:t>: Commissioned machine/asset FAB should be received from CRM</w:t>
      </w:r>
    </w:p>
    <w:p w14:paraId="160A3EC8" w14:textId="77777777" w:rsidR="00386579" w:rsidRPr="00386579" w:rsidRDefault="00386579" w:rsidP="00386579">
      <w:pPr>
        <w:ind w:left="578"/>
        <w:rPr>
          <w:rFonts w:ascii="Century Gothic" w:hAnsi="Century Gothic"/>
          <w:sz w:val="20"/>
        </w:rPr>
      </w:pPr>
      <w:r w:rsidRPr="00386579">
        <w:rPr>
          <w:rFonts w:ascii="Century Gothic" w:eastAsia="Cambria" w:hAnsi="Century Gothic" w:cs="Cambria"/>
          <w:b/>
          <w:sz w:val="20"/>
        </w:rPr>
        <w:t>Scenario:</w:t>
      </w:r>
    </w:p>
    <w:p w14:paraId="22174D55" w14:textId="77777777" w:rsidR="00386579" w:rsidRPr="00386579" w:rsidRDefault="00386579" w:rsidP="00386579">
      <w:pPr>
        <w:ind w:left="578"/>
        <w:rPr>
          <w:rFonts w:ascii="Century Gothic" w:hAnsi="Century Gothic"/>
          <w:sz w:val="20"/>
        </w:rPr>
      </w:pPr>
      <w:r w:rsidRPr="00386579">
        <w:rPr>
          <w:rFonts w:ascii="Century Gothic" w:eastAsia="Cambria" w:hAnsi="Century Gothic" w:cs="Cambria"/>
          <w:sz w:val="20"/>
        </w:rPr>
        <w:t>CRM system will not have customer details during testing phase and it will be filled in CRM when it is commissioned/assigned to specific customer/dealer.</w:t>
      </w:r>
    </w:p>
    <w:p w14:paraId="37A134C7" w14:textId="06AD82DF" w:rsidR="00386579" w:rsidRPr="00386579" w:rsidRDefault="00386579" w:rsidP="00386579">
      <w:pPr>
        <w:ind w:firstLine="567"/>
        <w:rPr>
          <w:rFonts w:ascii="Century Gothic" w:hAnsi="Century Gothic"/>
          <w:sz w:val="20"/>
        </w:rPr>
      </w:pPr>
      <w:r w:rsidRPr="00386579">
        <w:rPr>
          <w:rFonts w:ascii="Century Gothic" w:eastAsia="Arial Unicode MS" w:hAnsi="Century Gothic" w:cs="Arial Unicode MS"/>
          <w:b/>
          <w:sz w:val="20"/>
        </w:rPr>
        <w:t>Sample Request/Response:</w:t>
      </w:r>
    </w:p>
    <w:p w14:paraId="4707F0C7" w14:textId="49825424" w:rsidR="00FF7F8C" w:rsidRPr="00386579" w:rsidRDefault="00FF7F8C" w:rsidP="0062768C">
      <w:pPr>
        <w:pStyle w:val="Body"/>
        <w:ind w:firstLine="142"/>
        <w:rPr>
          <w:rFonts w:ascii="Century Gothic" w:eastAsia="Cambria" w:hAnsi="Century Gothic" w:cs="Cambria"/>
          <w:sz w:val="18"/>
          <w:lang w:eastAsia="en-US"/>
        </w:rPr>
      </w:pPr>
    </w:p>
    <w:p w14:paraId="12071A3E" w14:textId="77777777" w:rsidR="00386579" w:rsidRPr="00386579" w:rsidRDefault="00386579" w:rsidP="00386579">
      <w:pPr>
        <w:ind w:left="1440"/>
        <w:rPr>
          <w:rFonts w:ascii="Century Gothic" w:hAnsi="Century Gothic"/>
          <w:b/>
          <w:sz w:val="20"/>
        </w:rPr>
      </w:pPr>
      <w:r w:rsidRPr="00386579">
        <w:rPr>
          <w:rFonts w:ascii="Century Gothic" w:hAnsi="Century Gothic"/>
          <w:b/>
          <w:sz w:val="20"/>
        </w:rPr>
        <w:t>Request:</w:t>
      </w:r>
    </w:p>
    <w:p w14:paraId="35867B50" w14:textId="77777777" w:rsidR="00386579" w:rsidRPr="00386579" w:rsidRDefault="00386579" w:rsidP="00386579">
      <w:pPr>
        <w:ind w:left="1440"/>
        <w:rPr>
          <w:rFonts w:ascii="Century Gothic" w:hAnsi="Century Gothic"/>
          <w:sz w:val="20"/>
        </w:rPr>
      </w:pPr>
    </w:p>
    <w:p w14:paraId="03358E26" w14:textId="77777777" w:rsidR="00386579" w:rsidRPr="00386579" w:rsidRDefault="00386579" w:rsidP="00386579">
      <w:pPr>
        <w:ind w:left="1440"/>
        <w:rPr>
          <w:rFonts w:ascii="Century Gothic" w:hAnsi="Century Gothic"/>
          <w:sz w:val="20"/>
        </w:rPr>
      </w:pPr>
      <w:r w:rsidRPr="00386579">
        <w:rPr>
          <w:rFonts w:ascii="Century Gothic" w:hAnsi="Century Gothic"/>
          <w:sz w:val="20"/>
        </w:rPr>
        <w:t>{</w:t>
      </w:r>
    </w:p>
    <w:p w14:paraId="389AF25D" w14:textId="77777777" w:rsidR="00386579" w:rsidRPr="00386579" w:rsidRDefault="00386579" w:rsidP="00386579">
      <w:pPr>
        <w:ind w:left="1440"/>
        <w:rPr>
          <w:rFonts w:ascii="Century Gothic" w:hAnsi="Century Gothic"/>
          <w:sz w:val="20"/>
        </w:rPr>
      </w:pPr>
      <w:r w:rsidRPr="00386579">
        <w:rPr>
          <w:rFonts w:ascii="Century Gothic" w:hAnsi="Century Gothic"/>
          <w:sz w:val="20"/>
        </w:rPr>
        <w:t>“customerdata”:{</w:t>
      </w:r>
    </w:p>
    <w:p w14:paraId="2B50BA39" w14:textId="77777777" w:rsidR="00386579" w:rsidRPr="00386579" w:rsidRDefault="00386579" w:rsidP="00386579">
      <w:pPr>
        <w:ind w:left="1440"/>
        <w:rPr>
          <w:rFonts w:ascii="Century Gothic" w:hAnsi="Century Gothic"/>
          <w:sz w:val="20"/>
        </w:rPr>
      </w:pPr>
      <w:r w:rsidRPr="00386579">
        <w:rPr>
          <w:rFonts w:ascii="Century Gothic" w:hAnsi="Century Gothic"/>
          <w:sz w:val="20"/>
        </w:rPr>
        <w:t>"customer_name":"",</w:t>
      </w:r>
    </w:p>
    <w:p w14:paraId="5304DE6B" w14:textId="77777777" w:rsidR="00386579" w:rsidRPr="00386579" w:rsidRDefault="00386579" w:rsidP="00386579">
      <w:pPr>
        <w:ind w:left="1440"/>
        <w:rPr>
          <w:rFonts w:ascii="Century Gothic" w:hAnsi="Century Gothic"/>
          <w:sz w:val="20"/>
        </w:rPr>
      </w:pPr>
      <w:r w:rsidRPr="00386579">
        <w:rPr>
          <w:rFonts w:ascii="Century Gothic" w:hAnsi="Century Gothic"/>
          <w:sz w:val="20"/>
        </w:rPr>
        <w:t>"customer_mobile_no":"",</w:t>
      </w:r>
    </w:p>
    <w:p w14:paraId="7CD5942C" w14:textId="77777777" w:rsidR="00386579" w:rsidRPr="00386579" w:rsidRDefault="00386579" w:rsidP="00386579">
      <w:pPr>
        <w:ind w:left="1440"/>
        <w:rPr>
          <w:rFonts w:ascii="Century Gothic" w:hAnsi="Century Gothic"/>
          <w:sz w:val="20"/>
        </w:rPr>
      </w:pPr>
      <w:r w:rsidRPr="00386579">
        <w:rPr>
          <w:rFonts w:ascii="Century Gothic" w:hAnsi="Century Gothic"/>
          <w:sz w:val="20"/>
        </w:rPr>
        <w:t>"customer_email_id":"",</w:t>
      </w:r>
    </w:p>
    <w:p w14:paraId="28A24C01" w14:textId="77777777" w:rsidR="00386579" w:rsidRPr="00386579" w:rsidRDefault="00386579" w:rsidP="00386579">
      <w:pPr>
        <w:ind w:left="1440"/>
        <w:rPr>
          <w:rFonts w:ascii="Century Gothic" w:hAnsi="Century Gothic"/>
          <w:sz w:val="20"/>
        </w:rPr>
      </w:pPr>
      <w:r w:rsidRPr="00386579">
        <w:rPr>
          <w:rFonts w:ascii="Century Gothic" w:hAnsi="Century Gothic"/>
          <w:sz w:val="20"/>
        </w:rPr>
        <w:t>"customer_alternate Mobile No":"",</w:t>
      </w:r>
    </w:p>
    <w:p w14:paraId="754A8B1E" w14:textId="77777777" w:rsidR="00386579" w:rsidRPr="00386579" w:rsidRDefault="00386579" w:rsidP="00386579">
      <w:pPr>
        <w:ind w:left="1440"/>
        <w:rPr>
          <w:rFonts w:ascii="Century Gothic" w:hAnsi="Century Gothic"/>
          <w:sz w:val="20"/>
        </w:rPr>
      </w:pPr>
      <w:r w:rsidRPr="00386579">
        <w:rPr>
          <w:rFonts w:ascii="Century Gothic" w:hAnsi="Century Gothic"/>
          <w:sz w:val="20"/>
        </w:rPr>
        <w:t>"customer_address":"",</w:t>
      </w:r>
    </w:p>
    <w:p w14:paraId="47C7E60C" w14:textId="77777777" w:rsidR="00386579" w:rsidRPr="00386579" w:rsidRDefault="00386579" w:rsidP="00386579">
      <w:pPr>
        <w:ind w:left="1440"/>
        <w:rPr>
          <w:rFonts w:ascii="Century Gothic" w:hAnsi="Century Gothic"/>
          <w:sz w:val="20"/>
        </w:rPr>
      </w:pPr>
      <w:r w:rsidRPr="00386579">
        <w:rPr>
          <w:rFonts w:ascii="Century Gothic" w:hAnsi="Century Gothic"/>
          <w:sz w:val="20"/>
        </w:rPr>
        <w:t>"amc_or_non_amc_customer":"",</w:t>
      </w:r>
    </w:p>
    <w:p w14:paraId="5AD146C8" w14:textId="77777777" w:rsidR="00386579" w:rsidRPr="00386579" w:rsidRDefault="00386579" w:rsidP="00386579">
      <w:pPr>
        <w:ind w:left="1440"/>
        <w:rPr>
          <w:rFonts w:ascii="Century Gothic" w:hAnsi="Century Gothic"/>
          <w:sz w:val="20"/>
        </w:rPr>
      </w:pPr>
      <w:r w:rsidRPr="00386579">
        <w:rPr>
          <w:rFonts w:ascii="Century Gothic" w:hAnsi="Century Gothic"/>
          <w:sz w:val="20"/>
        </w:rPr>
        <w:t>"next_amc_visit_date":""</w:t>
      </w:r>
    </w:p>
    <w:p w14:paraId="29953A21" w14:textId="77777777" w:rsidR="00386579" w:rsidRPr="00386579" w:rsidRDefault="00386579" w:rsidP="00386579">
      <w:pPr>
        <w:ind w:left="1440"/>
        <w:rPr>
          <w:rFonts w:ascii="Century Gothic" w:hAnsi="Century Gothic"/>
          <w:sz w:val="20"/>
        </w:rPr>
      </w:pPr>
      <w:r w:rsidRPr="00386579">
        <w:rPr>
          <w:rFonts w:ascii="Century Gothic" w:hAnsi="Century Gothic"/>
          <w:sz w:val="20"/>
        </w:rPr>
        <w:t>},</w:t>
      </w:r>
    </w:p>
    <w:p w14:paraId="5CE3C4CD" w14:textId="77777777" w:rsidR="00386579" w:rsidRPr="00386579" w:rsidRDefault="00386579" w:rsidP="00386579">
      <w:pPr>
        <w:ind w:left="1440"/>
        <w:rPr>
          <w:rFonts w:ascii="Century Gothic" w:hAnsi="Century Gothic"/>
          <w:sz w:val="20"/>
        </w:rPr>
      </w:pPr>
      <w:r w:rsidRPr="00386579">
        <w:rPr>
          <w:rFonts w:ascii="Century Gothic" w:hAnsi="Century Gothic"/>
          <w:sz w:val="20"/>
        </w:rPr>
        <w:t>“fab_number”:””</w:t>
      </w:r>
    </w:p>
    <w:p w14:paraId="2901CAE2" w14:textId="57E4B785" w:rsidR="00386579" w:rsidRPr="00386579" w:rsidRDefault="00386579" w:rsidP="00386579">
      <w:pPr>
        <w:ind w:left="1440"/>
        <w:rPr>
          <w:rFonts w:ascii="Century Gothic" w:hAnsi="Century Gothic"/>
          <w:sz w:val="20"/>
        </w:rPr>
      </w:pPr>
      <w:r w:rsidRPr="00386579">
        <w:rPr>
          <w:rFonts w:ascii="Century Gothic" w:hAnsi="Century Gothic"/>
          <w:sz w:val="20"/>
        </w:rPr>
        <w:t>}</w:t>
      </w:r>
    </w:p>
    <w:p w14:paraId="7C613E5C" w14:textId="77777777" w:rsidR="00386579" w:rsidRPr="00386579" w:rsidRDefault="00386579" w:rsidP="00386579">
      <w:pPr>
        <w:ind w:left="1440"/>
        <w:rPr>
          <w:rFonts w:ascii="Century Gothic" w:hAnsi="Century Gothic"/>
          <w:sz w:val="20"/>
        </w:rPr>
      </w:pPr>
    </w:p>
    <w:p w14:paraId="27E2CC96" w14:textId="3DBB4DC7" w:rsidR="00386579" w:rsidRPr="00386579" w:rsidRDefault="00386579" w:rsidP="00386579">
      <w:pPr>
        <w:pStyle w:val="Body"/>
        <w:ind w:left="1145" w:firstLine="295"/>
        <w:rPr>
          <w:rFonts w:ascii="Century Gothic" w:eastAsia="Cambria" w:hAnsi="Century Gothic" w:cs="Cambria"/>
          <w:sz w:val="18"/>
          <w:lang w:eastAsia="en-US"/>
        </w:rPr>
      </w:pPr>
      <w:r w:rsidRPr="00386579">
        <w:rPr>
          <w:rFonts w:ascii="Century Gothic" w:eastAsia="Arial Unicode MS" w:hAnsi="Century Gothic" w:cs="Arial Unicode MS"/>
          <w:b/>
        </w:rPr>
        <w:t>Response:</w:t>
      </w:r>
      <w:r w:rsidRPr="00386579">
        <w:rPr>
          <w:rFonts w:ascii="Century Gothic" w:eastAsia="Arial Unicode MS" w:hAnsi="Century Gothic" w:cs="Arial Unicode MS"/>
        </w:rPr>
        <w:t xml:space="preserve"> Status code</w:t>
      </w:r>
    </w:p>
    <w:p w14:paraId="7B918734" w14:textId="17A51D8F" w:rsidR="00964AF7" w:rsidRDefault="00964AF7" w:rsidP="00FC5548">
      <w:pPr>
        <w:pStyle w:val="Body"/>
      </w:pPr>
    </w:p>
    <w:p w14:paraId="22789DA2" w14:textId="3617E9FB" w:rsidR="0086058A" w:rsidRDefault="0086058A" w:rsidP="0086058A">
      <w:pPr>
        <w:pStyle w:val="Body"/>
        <w:ind w:firstLine="142"/>
        <w:rPr>
          <w:rFonts w:ascii="Century Gothic" w:eastAsia="Cambria" w:hAnsi="Century Gothic" w:cs="Cambria"/>
          <w:u w:val="single"/>
          <w:lang w:eastAsia="en-US"/>
        </w:rPr>
      </w:pPr>
      <w:commentRangeStart w:id="96"/>
      <w:r w:rsidRPr="00FF7F8C">
        <w:rPr>
          <w:rFonts w:ascii="Century Gothic" w:eastAsia="Cambria" w:hAnsi="Century Gothic" w:cs="Cambria"/>
          <w:u w:val="single"/>
          <w:lang w:eastAsia="en-US"/>
        </w:rPr>
        <w:t xml:space="preserve">Use Case </w:t>
      </w:r>
      <w:r>
        <w:rPr>
          <w:rFonts w:ascii="Century Gothic" w:eastAsia="Cambria" w:hAnsi="Century Gothic" w:cs="Cambria"/>
          <w:u w:val="single"/>
          <w:lang w:eastAsia="en-US"/>
        </w:rPr>
        <w:t>3</w:t>
      </w:r>
      <w:r w:rsidRPr="00FF7F8C">
        <w:rPr>
          <w:rFonts w:ascii="Century Gothic" w:eastAsia="Cambria" w:hAnsi="Century Gothic" w:cs="Cambria"/>
          <w:u w:val="single"/>
          <w:lang w:eastAsia="en-US"/>
        </w:rPr>
        <w:t>:</w:t>
      </w:r>
      <w:commentRangeEnd w:id="96"/>
      <w:r w:rsidR="00A2733A">
        <w:rPr>
          <w:rStyle w:val="CommentReference"/>
          <w:color w:val="000000"/>
        </w:rPr>
        <w:commentReference w:id="96"/>
      </w:r>
    </w:p>
    <w:p w14:paraId="2F277CEF" w14:textId="174A872D" w:rsidR="001D26DF" w:rsidRPr="001D26DF" w:rsidRDefault="001D26DF" w:rsidP="001D26DF">
      <w:pPr>
        <w:ind w:firstLine="567"/>
        <w:rPr>
          <w:rFonts w:ascii="Century Gothic" w:eastAsia="Cambria" w:hAnsi="Century Gothic" w:cs="Cambria"/>
          <w:sz w:val="20"/>
        </w:rPr>
      </w:pPr>
      <w:r w:rsidRPr="001D26DF">
        <w:rPr>
          <w:rFonts w:ascii="Century Gothic" w:eastAsia="Cambria" w:hAnsi="Century Gothic" w:cs="Cambria"/>
          <w:sz w:val="20"/>
        </w:rPr>
        <w:t>Send the alert data to CRM if there is any abnormal detection.</w:t>
      </w:r>
    </w:p>
    <w:p w14:paraId="607063A8" w14:textId="77777777" w:rsidR="001D26DF" w:rsidRPr="001D26DF" w:rsidRDefault="001D26DF" w:rsidP="001D26DF">
      <w:pPr>
        <w:ind w:left="567"/>
        <w:rPr>
          <w:rFonts w:ascii="Century Gothic" w:hAnsi="Century Gothic"/>
          <w:sz w:val="20"/>
        </w:rPr>
      </w:pPr>
      <w:r w:rsidRPr="001D26DF">
        <w:rPr>
          <w:rFonts w:ascii="Century Gothic" w:eastAsia="Cambria" w:hAnsi="Century Gothic" w:cs="Cambria"/>
          <w:b/>
          <w:sz w:val="20"/>
        </w:rPr>
        <w:t>Business event:</w:t>
      </w:r>
      <w:r w:rsidRPr="001D26DF">
        <w:rPr>
          <w:rFonts w:ascii="Century Gothic" w:eastAsia="Cambria" w:hAnsi="Century Gothic" w:cs="Cambria"/>
          <w:sz w:val="20"/>
        </w:rPr>
        <w:t xml:space="preserve"> Service request/ call need to be created based on the alert received from PTC</w:t>
      </w:r>
    </w:p>
    <w:p w14:paraId="52AC1ED7" w14:textId="77777777" w:rsidR="001D26DF" w:rsidRPr="001D26DF" w:rsidRDefault="001D26DF" w:rsidP="001D26DF">
      <w:pPr>
        <w:ind w:left="567"/>
        <w:rPr>
          <w:rFonts w:ascii="Century Gothic" w:hAnsi="Century Gothic"/>
          <w:sz w:val="20"/>
        </w:rPr>
      </w:pPr>
      <w:r w:rsidRPr="001D26DF">
        <w:rPr>
          <w:rFonts w:ascii="Century Gothic" w:eastAsia="Cambria" w:hAnsi="Century Gothic" w:cs="Cambria"/>
          <w:b/>
          <w:sz w:val="20"/>
        </w:rPr>
        <w:t>Preconditions</w:t>
      </w:r>
      <w:r w:rsidRPr="001D26DF">
        <w:rPr>
          <w:rFonts w:ascii="Century Gothic" w:eastAsia="Cambria" w:hAnsi="Century Gothic" w:cs="Cambria"/>
          <w:sz w:val="20"/>
        </w:rPr>
        <w:t>: FAB number should be available in CRM</w:t>
      </w:r>
    </w:p>
    <w:p w14:paraId="2FD6422D" w14:textId="77777777" w:rsidR="001D26DF" w:rsidRPr="001D26DF" w:rsidRDefault="001D26DF" w:rsidP="001D26DF">
      <w:pPr>
        <w:ind w:left="567"/>
        <w:rPr>
          <w:rFonts w:ascii="Century Gothic" w:hAnsi="Century Gothic"/>
          <w:sz w:val="20"/>
        </w:rPr>
      </w:pPr>
      <w:r w:rsidRPr="001D26DF">
        <w:rPr>
          <w:rFonts w:ascii="Century Gothic" w:eastAsia="Cambria" w:hAnsi="Century Gothic" w:cs="Cambria"/>
          <w:b/>
          <w:sz w:val="20"/>
        </w:rPr>
        <w:t>Scenario:</w:t>
      </w:r>
    </w:p>
    <w:p w14:paraId="49B5751D" w14:textId="77777777" w:rsidR="001D26DF" w:rsidRPr="001D26DF" w:rsidRDefault="001D26DF" w:rsidP="001D26DF">
      <w:pPr>
        <w:ind w:left="567"/>
        <w:rPr>
          <w:rFonts w:ascii="Century Gothic" w:hAnsi="Century Gothic"/>
          <w:sz w:val="20"/>
        </w:rPr>
      </w:pPr>
      <w:r w:rsidRPr="001D26DF">
        <w:rPr>
          <w:rFonts w:ascii="Century Gothic" w:eastAsia="Cambria" w:hAnsi="Century Gothic" w:cs="Cambria"/>
          <w:sz w:val="20"/>
        </w:rPr>
        <w:t>CRM system will create service request/call based on the alert that is send from PTC when there is any abnormal detection in specified parameters.</w:t>
      </w:r>
    </w:p>
    <w:p w14:paraId="213098D9" w14:textId="5ED507DD" w:rsidR="001D26DF" w:rsidRPr="001D26DF" w:rsidRDefault="001D26DF" w:rsidP="001D26DF">
      <w:pPr>
        <w:ind w:firstLine="567"/>
        <w:rPr>
          <w:rFonts w:ascii="Century Gothic" w:hAnsi="Century Gothic"/>
          <w:sz w:val="20"/>
        </w:rPr>
      </w:pPr>
    </w:p>
    <w:p w14:paraId="2D9B8CB7" w14:textId="4BF636BB" w:rsidR="001D26DF" w:rsidRPr="001D26DF" w:rsidRDefault="001D26DF" w:rsidP="001D26DF">
      <w:pPr>
        <w:ind w:firstLine="567"/>
        <w:rPr>
          <w:rFonts w:ascii="Century Gothic" w:eastAsia="Arial Unicode MS" w:hAnsi="Century Gothic" w:cs="Arial Unicode MS"/>
          <w:b/>
          <w:sz w:val="20"/>
        </w:rPr>
      </w:pPr>
      <w:r w:rsidRPr="001D26DF">
        <w:rPr>
          <w:rFonts w:ascii="Century Gothic" w:eastAsia="Arial Unicode MS" w:hAnsi="Century Gothic" w:cs="Arial Unicode MS"/>
          <w:b/>
          <w:sz w:val="20"/>
        </w:rPr>
        <w:t>Sample Request/Response:</w:t>
      </w:r>
    </w:p>
    <w:p w14:paraId="62174628" w14:textId="3224928E" w:rsidR="001D26DF" w:rsidRPr="001D26DF" w:rsidRDefault="001D26DF" w:rsidP="001D26DF">
      <w:pPr>
        <w:ind w:left="567" w:firstLine="567"/>
        <w:rPr>
          <w:rFonts w:ascii="Century Gothic" w:hAnsi="Century Gothic"/>
          <w:sz w:val="20"/>
        </w:rPr>
      </w:pPr>
      <w:r w:rsidRPr="001D26DF">
        <w:rPr>
          <w:rFonts w:ascii="Century Gothic" w:hAnsi="Century Gothic"/>
          <w:b/>
          <w:sz w:val="20"/>
        </w:rPr>
        <w:t>Request:</w:t>
      </w:r>
      <w:r w:rsidRPr="001D26DF">
        <w:rPr>
          <w:rFonts w:ascii="Century Gothic" w:hAnsi="Century Gothic"/>
          <w:sz w:val="20"/>
        </w:rPr>
        <w:t xml:space="preserve"> </w:t>
      </w:r>
    </w:p>
    <w:p w14:paraId="40171E50" w14:textId="563A693E" w:rsidR="001D26DF" w:rsidRPr="001D26DF" w:rsidRDefault="001D26DF" w:rsidP="001D26DF">
      <w:pPr>
        <w:ind w:left="567" w:firstLine="567"/>
        <w:rPr>
          <w:rFonts w:ascii="Century Gothic" w:hAnsi="Century Gothic"/>
          <w:sz w:val="20"/>
        </w:rPr>
      </w:pPr>
      <w:r w:rsidRPr="001D26DF">
        <w:rPr>
          <w:rFonts w:ascii="Century Gothic" w:hAnsi="Century Gothic"/>
          <w:sz w:val="20"/>
        </w:rPr>
        <w:tab/>
        <w:t>{</w:t>
      </w:r>
    </w:p>
    <w:p w14:paraId="19E4641D" w14:textId="4003A1BA" w:rsidR="001D26DF" w:rsidRPr="001D26DF" w:rsidRDefault="001D26DF" w:rsidP="001D26DF">
      <w:pPr>
        <w:ind w:left="1593" w:firstLine="567"/>
        <w:rPr>
          <w:rFonts w:ascii="Century Gothic" w:hAnsi="Century Gothic"/>
          <w:sz w:val="20"/>
        </w:rPr>
      </w:pPr>
      <w:r w:rsidRPr="001D26DF">
        <w:rPr>
          <w:rFonts w:ascii="Century Gothic" w:hAnsi="Century Gothic"/>
          <w:sz w:val="20"/>
          <w:highlight w:val="yellow"/>
        </w:rPr>
        <w:t>&lt;Alert details&gt; TBD</w:t>
      </w:r>
    </w:p>
    <w:p w14:paraId="66604192" w14:textId="308601DD" w:rsidR="001D26DF" w:rsidRPr="001D26DF" w:rsidRDefault="001D26DF" w:rsidP="001D26DF">
      <w:pPr>
        <w:rPr>
          <w:rFonts w:ascii="Century Gothic" w:hAnsi="Century Gothic"/>
          <w:sz w:val="20"/>
        </w:rPr>
      </w:pPr>
      <w:r w:rsidRPr="001D26DF">
        <w:rPr>
          <w:rFonts w:ascii="Century Gothic" w:hAnsi="Century Gothic"/>
          <w:sz w:val="20"/>
        </w:rPr>
        <w:tab/>
      </w:r>
      <w:r w:rsidRPr="001D26DF">
        <w:rPr>
          <w:rFonts w:ascii="Century Gothic" w:hAnsi="Century Gothic"/>
          <w:sz w:val="20"/>
        </w:rPr>
        <w:tab/>
        <w:t>}</w:t>
      </w:r>
    </w:p>
    <w:p w14:paraId="3F9E6F9D" w14:textId="31EB5881" w:rsidR="001D26DF" w:rsidRPr="001D26DF" w:rsidRDefault="001D26DF" w:rsidP="001D26DF">
      <w:pPr>
        <w:ind w:left="567" w:firstLine="567"/>
        <w:rPr>
          <w:rFonts w:ascii="Century Gothic" w:hAnsi="Century Gothic"/>
          <w:sz w:val="20"/>
        </w:rPr>
      </w:pPr>
      <w:r w:rsidRPr="001D26DF">
        <w:rPr>
          <w:rFonts w:ascii="Century Gothic" w:eastAsia="Arial Unicode MS" w:hAnsi="Century Gothic" w:cs="Arial Unicode MS"/>
          <w:b/>
          <w:sz w:val="20"/>
        </w:rPr>
        <w:t>Response:</w:t>
      </w:r>
      <w:r w:rsidRPr="001D26DF">
        <w:rPr>
          <w:rFonts w:ascii="Century Gothic" w:eastAsia="Arial Unicode MS" w:hAnsi="Century Gothic" w:cs="Arial Unicode MS"/>
          <w:sz w:val="20"/>
        </w:rPr>
        <w:t xml:space="preserve"> Status code</w:t>
      </w:r>
    </w:p>
    <w:p w14:paraId="346BB12B" w14:textId="32849128" w:rsidR="0086058A" w:rsidRDefault="0086058A" w:rsidP="00FC5548">
      <w:pPr>
        <w:pStyle w:val="Body"/>
      </w:pPr>
    </w:p>
    <w:p w14:paraId="22C18440" w14:textId="74FB411F" w:rsidR="00853864" w:rsidRDefault="00853864" w:rsidP="00FC5548">
      <w:pPr>
        <w:pStyle w:val="Body"/>
      </w:pPr>
    </w:p>
    <w:p w14:paraId="65FE331A" w14:textId="77777777" w:rsidR="00853864" w:rsidRDefault="00853864" w:rsidP="00FC5548">
      <w:pPr>
        <w:pStyle w:val="Body"/>
      </w:pPr>
    </w:p>
    <w:p w14:paraId="49254D7E" w14:textId="1B6D7AAD" w:rsidR="00853864" w:rsidRDefault="00853864" w:rsidP="00853864">
      <w:pPr>
        <w:pStyle w:val="Body"/>
        <w:ind w:firstLine="142"/>
        <w:rPr>
          <w:rFonts w:ascii="Century Gothic" w:eastAsia="Cambria" w:hAnsi="Century Gothic" w:cs="Cambria"/>
          <w:u w:val="single"/>
          <w:lang w:eastAsia="en-US"/>
        </w:rPr>
      </w:pPr>
      <w:r w:rsidRPr="00FF7F8C">
        <w:rPr>
          <w:rFonts w:ascii="Century Gothic" w:eastAsia="Cambria" w:hAnsi="Century Gothic" w:cs="Cambria"/>
          <w:u w:val="single"/>
          <w:lang w:eastAsia="en-US"/>
        </w:rPr>
        <w:t xml:space="preserve">Use Case </w:t>
      </w:r>
      <w:r>
        <w:rPr>
          <w:rFonts w:ascii="Century Gothic" w:eastAsia="Cambria" w:hAnsi="Century Gothic" w:cs="Cambria"/>
          <w:u w:val="single"/>
          <w:lang w:eastAsia="en-US"/>
        </w:rPr>
        <w:t>4</w:t>
      </w:r>
      <w:r w:rsidRPr="00FF7F8C">
        <w:rPr>
          <w:rFonts w:ascii="Century Gothic" w:eastAsia="Cambria" w:hAnsi="Century Gothic" w:cs="Cambria"/>
          <w:u w:val="single"/>
          <w:lang w:eastAsia="en-US"/>
        </w:rPr>
        <w:t>:</w:t>
      </w:r>
    </w:p>
    <w:p w14:paraId="28E54E80" w14:textId="66C63973" w:rsidR="00853864" w:rsidRPr="00853864" w:rsidRDefault="00853864" w:rsidP="00853864">
      <w:pPr>
        <w:ind w:left="578"/>
        <w:rPr>
          <w:rFonts w:ascii="Century Gothic" w:eastAsia="Cambria" w:hAnsi="Century Gothic" w:cs="Cambria"/>
          <w:sz w:val="20"/>
        </w:rPr>
      </w:pPr>
      <w:commentRangeStart w:id="97"/>
      <w:r w:rsidRPr="00853864">
        <w:rPr>
          <w:rFonts w:ascii="Century Gothic" w:eastAsia="Cambria" w:hAnsi="Century Gothic" w:cs="Cambria"/>
          <w:sz w:val="20"/>
        </w:rPr>
        <w:lastRenderedPageBreak/>
        <w:t xml:space="preserve">Send the PTC customer </w:t>
      </w:r>
      <w:commentRangeEnd w:id="97"/>
      <w:r w:rsidR="00A2733A">
        <w:rPr>
          <w:rStyle w:val="CommentReference"/>
          <w:rFonts w:eastAsia="SimSun"/>
          <w:color w:val="000000"/>
          <w:lang w:eastAsia="zh-CN"/>
        </w:rPr>
        <w:commentReference w:id="97"/>
      </w:r>
      <w:r w:rsidRPr="00853864">
        <w:rPr>
          <w:rFonts w:ascii="Century Gothic" w:eastAsia="Cambria" w:hAnsi="Century Gothic" w:cs="Cambria"/>
          <w:sz w:val="20"/>
        </w:rPr>
        <w:t>login credentials to CRM when PTC receives customer information from CRM.</w:t>
      </w:r>
    </w:p>
    <w:p w14:paraId="75C88008" w14:textId="77777777" w:rsidR="00853864" w:rsidRPr="00853864" w:rsidRDefault="00853864" w:rsidP="00853864">
      <w:pPr>
        <w:ind w:left="578"/>
        <w:rPr>
          <w:rFonts w:ascii="Century Gothic" w:hAnsi="Century Gothic"/>
          <w:sz w:val="20"/>
        </w:rPr>
      </w:pPr>
      <w:r w:rsidRPr="00853864">
        <w:rPr>
          <w:rFonts w:ascii="Century Gothic" w:eastAsia="Cambria" w:hAnsi="Century Gothic" w:cs="Cambria"/>
          <w:b/>
          <w:sz w:val="20"/>
        </w:rPr>
        <w:t>Business event:</w:t>
      </w:r>
      <w:r w:rsidRPr="00853864">
        <w:rPr>
          <w:rFonts w:ascii="Century Gothic" w:eastAsia="Cambria" w:hAnsi="Century Gothic" w:cs="Cambria"/>
          <w:sz w:val="20"/>
        </w:rPr>
        <w:t xml:space="preserve"> When PTC login is created for specific customer that is needs to be shared through email from CRM based on service engineer’s approval.</w:t>
      </w:r>
    </w:p>
    <w:p w14:paraId="27E498A9" w14:textId="77777777" w:rsidR="00853864" w:rsidRPr="00853864" w:rsidRDefault="00853864" w:rsidP="00853864">
      <w:pPr>
        <w:ind w:left="578"/>
        <w:rPr>
          <w:rFonts w:ascii="Century Gothic" w:hAnsi="Century Gothic"/>
          <w:sz w:val="20"/>
        </w:rPr>
      </w:pPr>
      <w:r w:rsidRPr="00853864">
        <w:rPr>
          <w:rFonts w:ascii="Century Gothic" w:eastAsia="Cambria" w:hAnsi="Century Gothic" w:cs="Cambria"/>
          <w:b/>
          <w:sz w:val="20"/>
        </w:rPr>
        <w:t>Preconditions</w:t>
      </w:r>
      <w:r w:rsidRPr="00853864">
        <w:rPr>
          <w:rFonts w:ascii="Century Gothic" w:eastAsia="Cambria" w:hAnsi="Century Gothic" w:cs="Cambria"/>
          <w:sz w:val="20"/>
        </w:rPr>
        <w:t>: FAB number should be available in CRM with customer details</w:t>
      </w:r>
    </w:p>
    <w:p w14:paraId="09F8D75B" w14:textId="77777777" w:rsidR="00853864" w:rsidRPr="00853864" w:rsidRDefault="00853864" w:rsidP="00853864">
      <w:pPr>
        <w:ind w:left="578"/>
        <w:rPr>
          <w:rFonts w:ascii="Century Gothic" w:hAnsi="Century Gothic"/>
          <w:sz w:val="20"/>
        </w:rPr>
      </w:pPr>
      <w:r w:rsidRPr="00853864">
        <w:rPr>
          <w:rFonts w:ascii="Century Gothic" w:eastAsia="Cambria" w:hAnsi="Century Gothic" w:cs="Cambria"/>
          <w:b/>
          <w:sz w:val="20"/>
        </w:rPr>
        <w:t>Scenario:</w:t>
      </w:r>
    </w:p>
    <w:p w14:paraId="2A6A73B5" w14:textId="77777777" w:rsidR="00853864" w:rsidRDefault="00853864" w:rsidP="00853864">
      <w:pPr>
        <w:ind w:left="578"/>
        <w:rPr>
          <w:rFonts w:ascii="Century Gothic" w:hAnsi="Century Gothic"/>
        </w:rPr>
      </w:pPr>
      <w:r w:rsidRPr="00853864">
        <w:rPr>
          <w:rFonts w:ascii="Century Gothic" w:eastAsia="Cambria" w:hAnsi="Century Gothic" w:cs="Cambria"/>
          <w:sz w:val="20"/>
        </w:rPr>
        <w:t>CRM should be the single point of contact to reach out the customer. Once PTC login is created for a specific customer that needs to send to CRM and it will be shared though email from CRM based on service engineer’s approval.</w:t>
      </w:r>
    </w:p>
    <w:p w14:paraId="520807D4" w14:textId="7CDD75BD" w:rsidR="00853864" w:rsidRPr="00853864" w:rsidRDefault="00853864" w:rsidP="00853864">
      <w:pPr>
        <w:pStyle w:val="Body"/>
        <w:ind w:left="0" w:firstLine="567"/>
        <w:rPr>
          <w:rFonts w:ascii="Century Gothic" w:eastAsia="Arial Unicode MS" w:hAnsi="Century Gothic" w:cs="Arial Unicode MS"/>
          <w:b/>
          <w:szCs w:val="20"/>
        </w:rPr>
      </w:pPr>
      <w:r w:rsidRPr="00853864">
        <w:rPr>
          <w:rFonts w:ascii="Century Gothic" w:eastAsia="Arial Unicode MS" w:hAnsi="Century Gothic" w:cs="Arial Unicode MS"/>
          <w:b/>
          <w:szCs w:val="20"/>
        </w:rPr>
        <w:t>Sample Request/Response:</w:t>
      </w:r>
    </w:p>
    <w:p w14:paraId="32560198" w14:textId="77777777" w:rsidR="00853864" w:rsidRPr="00853864" w:rsidRDefault="00853864" w:rsidP="00853864">
      <w:pPr>
        <w:ind w:left="1440"/>
        <w:rPr>
          <w:rFonts w:ascii="Century Gothic" w:hAnsi="Century Gothic"/>
          <w:b/>
          <w:sz w:val="20"/>
          <w:szCs w:val="20"/>
        </w:rPr>
      </w:pPr>
      <w:r w:rsidRPr="00853864">
        <w:rPr>
          <w:rFonts w:ascii="Century Gothic" w:hAnsi="Century Gothic"/>
          <w:b/>
          <w:sz w:val="20"/>
          <w:szCs w:val="20"/>
        </w:rPr>
        <w:t>Request:</w:t>
      </w:r>
    </w:p>
    <w:p w14:paraId="2887FB4A" w14:textId="77777777" w:rsidR="00853864" w:rsidRPr="00853864" w:rsidRDefault="00853864" w:rsidP="00853864">
      <w:pPr>
        <w:ind w:left="1440"/>
        <w:rPr>
          <w:rFonts w:ascii="Century Gothic" w:hAnsi="Century Gothic"/>
          <w:sz w:val="20"/>
          <w:szCs w:val="20"/>
        </w:rPr>
      </w:pPr>
    </w:p>
    <w:p w14:paraId="03BFFBE9"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w:t>
      </w:r>
    </w:p>
    <w:p w14:paraId="6DA924DB" w14:textId="3F5C30DC" w:rsidR="00853864" w:rsidRDefault="00853864" w:rsidP="00853864">
      <w:pPr>
        <w:ind w:left="1440"/>
        <w:rPr>
          <w:rFonts w:ascii="Century Gothic" w:hAnsi="Century Gothic"/>
          <w:sz w:val="20"/>
          <w:szCs w:val="20"/>
        </w:rPr>
      </w:pPr>
      <w:r w:rsidRPr="00853864">
        <w:rPr>
          <w:rFonts w:ascii="Century Gothic" w:hAnsi="Century Gothic"/>
          <w:sz w:val="20"/>
          <w:szCs w:val="20"/>
        </w:rPr>
        <w:t xml:space="preserve"> “fab_number”:””</w:t>
      </w:r>
    </w:p>
    <w:p w14:paraId="5346FF43" w14:textId="48C43681" w:rsidR="00853864" w:rsidRDefault="00853864" w:rsidP="00853864">
      <w:pPr>
        <w:ind w:left="1440"/>
        <w:rPr>
          <w:rFonts w:ascii="Century Gothic" w:hAnsi="Century Gothic"/>
          <w:sz w:val="20"/>
          <w:szCs w:val="20"/>
        </w:rPr>
      </w:pPr>
      <w:r>
        <w:rPr>
          <w:rFonts w:ascii="Century Gothic" w:hAnsi="Century Gothic"/>
          <w:sz w:val="20"/>
          <w:szCs w:val="20"/>
        </w:rPr>
        <w:t>“username”:””</w:t>
      </w:r>
    </w:p>
    <w:p w14:paraId="2A6BCC2E" w14:textId="618B685B" w:rsidR="00853864" w:rsidRDefault="00853864" w:rsidP="00853864">
      <w:pPr>
        <w:ind w:left="1440"/>
        <w:rPr>
          <w:rFonts w:ascii="Century Gothic" w:hAnsi="Century Gothic"/>
          <w:sz w:val="20"/>
          <w:szCs w:val="20"/>
        </w:rPr>
      </w:pPr>
      <w:r>
        <w:rPr>
          <w:rFonts w:ascii="Century Gothic" w:hAnsi="Century Gothic"/>
          <w:sz w:val="20"/>
          <w:szCs w:val="20"/>
        </w:rPr>
        <w:t>“password:””</w:t>
      </w:r>
    </w:p>
    <w:p w14:paraId="515DA0F0"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"customer_name":"",</w:t>
      </w:r>
    </w:p>
    <w:p w14:paraId="0FF3F0BB"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"customer_mobile_no":"",</w:t>
      </w:r>
    </w:p>
    <w:p w14:paraId="1C66EBBC"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"customer_email_id":"",</w:t>
      </w:r>
    </w:p>
    <w:p w14:paraId="336E4ECF"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"customer_alternate Mobile No":"",</w:t>
      </w:r>
    </w:p>
    <w:p w14:paraId="3C2F5B3A" w14:textId="7E5288EF"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"customer_address":"",</w:t>
      </w:r>
    </w:p>
    <w:p w14:paraId="0CF7D129"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w:t>
      </w:r>
    </w:p>
    <w:p w14:paraId="1A1FBF14" w14:textId="77777777" w:rsidR="00853864" w:rsidRPr="00386579" w:rsidRDefault="00853864" w:rsidP="00853864">
      <w:pPr>
        <w:ind w:left="1440"/>
        <w:rPr>
          <w:rFonts w:ascii="Century Gothic" w:hAnsi="Century Gothic"/>
          <w:sz w:val="20"/>
        </w:rPr>
      </w:pPr>
    </w:p>
    <w:p w14:paraId="3B43E8A6" w14:textId="77777777" w:rsidR="00853864" w:rsidRPr="001D26DF" w:rsidRDefault="00853864" w:rsidP="00853864">
      <w:pPr>
        <w:ind w:left="567" w:firstLine="567"/>
        <w:rPr>
          <w:rFonts w:ascii="Century Gothic" w:hAnsi="Century Gothic"/>
          <w:sz w:val="20"/>
        </w:rPr>
      </w:pPr>
      <w:r w:rsidRPr="001D26DF">
        <w:rPr>
          <w:rFonts w:ascii="Century Gothic" w:eastAsia="Arial Unicode MS" w:hAnsi="Century Gothic" w:cs="Arial Unicode MS"/>
          <w:b/>
          <w:sz w:val="20"/>
        </w:rPr>
        <w:t>Response:</w:t>
      </w:r>
      <w:r w:rsidRPr="001D26DF">
        <w:rPr>
          <w:rFonts w:ascii="Century Gothic" w:eastAsia="Arial Unicode MS" w:hAnsi="Century Gothic" w:cs="Arial Unicode MS"/>
          <w:sz w:val="20"/>
        </w:rPr>
        <w:t xml:space="preserve"> Status code</w:t>
      </w:r>
    </w:p>
    <w:p w14:paraId="56FAD642" w14:textId="77777777" w:rsidR="00853864" w:rsidRDefault="00853864" w:rsidP="00853864">
      <w:pPr>
        <w:pStyle w:val="Body"/>
        <w:ind w:left="0" w:firstLine="567"/>
        <w:rPr>
          <w:rFonts w:ascii="Century Gothic" w:eastAsia="Cambria" w:hAnsi="Century Gothic" w:cs="Cambria"/>
          <w:u w:val="single"/>
          <w:lang w:eastAsia="en-US"/>
        </w:rPr>
      </w:pPr>
    </w:p>
    <w:p w14:paraId="64ADEF20" w14:textId="1364AEDD" w:rsidR="00853864" w:rsidRDefault="00853864" w:rsidP="00853864">
      <w:pPr>
        <w:pStyle w:val="Heading3"/>
        <w:rPr>
          <w:rFonts w:ascii="Century Gothic" w:hAnsi="Century Gothic"/>
        </w:rPr>
      </w:pPr>
      <w:bookmarkStart w:id="98" w:name="_Toc34749339"/>
      <w:r>
        <w:rPr>
          <w:rFonts w:ascii="Century Gothic" w:hAnsi="Century Gothic"/>
        </w:rPr>
        <w:t>CCS Integration</w:t>
      </w:r>
      <w:bookmarkEnd w:id="98"/>
    </w:p>
    <w:p w14:paraId="7FBB91C9" w14:textId="77777777" w:rsidR="00853864" w:rsidRDefault="00853864" w:rsidP="00853864">
      <w:pPr>
        <w:pStyle w:val="Body"/>
      </w:pPr>
    </w:p>
    <w:p w14:paraId="59D4D330" w14:textId="2D5DB1CA" w:rsidR="00853864" w:rsidRDefault="00853864" w:rsidP="00853864">
      <w:pPr>
        <w:pStyle w:val="Body"/>
        <w:ind w:firstLine="142"/>
        <w:rPr>
          <w:rFonts w:ascii="Century Gothic" w:eastAsia="Cambria" w:hAnsi="Century Gothic" w:cs="Cambria"/>
          <w:lang w:eastAsia="en-US"/>
        </w:rPr>
      </w:pPr>
      <w:r w:rsidRPr="0062768C">
        <w:rPr>
          <w:rFonts w:ascii="Century Gothic" w:eastAsia="Cambria" w:hAnsi="Century Gothic" w:cs="Cambria"/>
          <w:lang w:eastAsia="en-US"/>
        </w:rPr>
        <w:t>The C</w:t>
      </w:r>
      <w:r>
        <w:rPr>
          <w:rFonts w:ascii="Century Gothic" w:eastAsia="Cambria" w:hAnsi="Century Gothic" w:cs="Cambria"/>
          <w:lang w:eastAsia="en-US"/>
        </w:rPr>
        <w:t>CS</w:t>
      </w:r>
      <w:r w:rsidRPr="0062768C">
        <w:rPr>
          <w:rFonts w:ascii="Century Gothic" w:eastAsia="Cambria" w:hAnsi="Century Gothic" w:cs="Cambria"/>
          <w:lang w:eastAsia="en-US"/>
        </w:rPr>
        <w:t xml:space="preserve"> integration will facilitate</w:t>
      </w:r>
      <w:r>
        <w:rPr>
          <w:rFonts w:ascii="Century Gothic" w:eastAsia="Cambria" w:hAnsi="Century Gothic" w:cs="Cambria"/>
          <w:lang w:eastAsia="en-US"/>
        </w:rPr>
        <w:t xml:space="preserve"> the connector extension that allows the Thingworx system to communicate to the C</w:t>
      </w:r>
      <w:r w:rsidR="00F876DA">
        <w:rPr>
          <w:rFonts w:ascii="Century Gothic" w:eastAsia="Cambria" w:hAnsi="Century Gothic" w:cs="Cambria"/>
          <w:lang w:eastAsia="en-US"/>
        </w:rPr>
        <w:t>CS</w:t>
      </w:r>
      <w:r>
        <w:rPr>
          <w:rFonts w:ascii="Century Gothic" w:eastAsia="Cambria" w:hAnsi="Century Gothic" w:cs="Cambria"/>
          <w:lang w:eastAsia="en-US"/>
        </w:rPr>
        <w:t xml:space="preserve"> system for fetching customer related information, and vice versa.</w:t>
      </w:r>
    </w:p>
    <w:p w14:paraId="54B6CC5A" w14:textId="77777777" w:rsidR="00853864" w:rsidRDefault="00853864" w:rsidP="00853864">
      <w:pPr>
        <w:pStyle w:val="Body"/>
        <w:ind w:firstLine="142"/>
        <w:rPr>
          <w:rFonts w:ascii="Century Gothic" w:eastAsia="Cambria" w:hAnsi="Century Gothic" w:cs="Cambria"/>
          <w:lang w:eastAsia="en-US"/>
        </w:rPr>
      </w:pPr>
    </w:p>
    <w:p w14:paraId="03CA7277" w14:textId="77777777" w:rsidR="00853864" w:rsidRDefault="00853864" w:rsidP="00853864">
      <w:pPr>
        <w:pStyle w:val="Body"/>
        <w:ind w:firstLine="142"/>
        <w:rPr>
          <w:rFonts w:ascii="Century Gothic" w:eastAsia="Cambria" w:hAnsi="Century Gothic" w:cs="Cambria"/>
          <w:u w:val="single"/>
          <w:lang w:eastAsia="en-US"/>
        </w:rPr>
      </w:pPr>
      <w:r w:rsidRPr="00FF7F8C">
        <w:rPr>
          <w:rFonts w:ascii="Century Gothic" w:eastAsia="Cambria" w:hAnsi="Century Gothic" w:cs="Cambria"/>
          <w:u w:val="single"/>
          <w:lang w:eastAsia="en-US"/>
        </w:rPr>
        <w:t>Use Case 1:</w:t>
      </w:r>
    </w:p>
    <w:p w14:paraId="0895E393" w14:textId="55BE821D" w:rsidR="00853864" w:rsidRDefault="00853864" w:rsidP="00853864">
      <w:pPr>
        <w:pStyle w:val="Body"/>
        <w:ind w:firstLine="142"/>
        <w:rPr>
          <w:rFonts w:ascii="Century Gothic" w:eastAsia="Cambria" w:hAnsi="Century Gothic" w:cs="Cambria"/>
          <w:lang w:eastAsia="en-US"/>
        </w:rPr>
      </w:pPr>
      <w:commentRangeStart w:id="99"/>
      <w:r>
        <w:rPr>
          <w:rFonts w:ascii="Century Gothic" w:eastAsia="Cambria" w:hAnsi="Century Gothic" w:cs="Cambria"/>
          <w:lang w:eastAsia="en-US"/>
        </w:rPr>
        <w:t>Send the FAB number</w:t>
      </w:r>
      <w:commentRangeEnd w:id="99"/>
      <w:r w:rsidR="00A2733A">
        <w:rPr>
          <w:rStyle w:val="CommentReference"/>
          <w:color w:val="000000"/>
        </w:rPr>
        <w:commentReference w:id="99"/>
      </w:r>
      <w:r>
        <w:rPr>
          <w:rFonts w:ascii="Century Gothic" w:eastAsia="Cambria" w:hAnsi="Century Gothic" w:cs="Cambria"/>
          <w:lang w:eastAsia="en-US"/>
        </w:rPr>
        <w:t xml:space="preserve"> to C</w:t>
      </w:r>
      <w:r w:rsidR="00F876DA">
        <w:rPr>
          <w:rFonts w:ascii="Century Gothic" w:eastAsia="Cambria" w:hAnsi="Century Gothic" w:cs="Cambria"/>
          <w:lang w:eastAsia="en-US"/>
        </w:rPr>
        <w:t>CS</w:t>
      </w:r>
      <w:r>
        <w:rPr>
          <w:rFonts w:ascii="Century Gothic" w:eastAsia="Cambria" w:hAnsi="Century Gothic" w:cs="Cambria"/>
          <w:lang w:eastAsia="en-US"/>
        </w:rPr>
        <w:t xml:space="preserve"> once PTC receives machine data from LN/PLM system.</w:t>
      </w:r>
    </w:p>
    <w:p w14:paraId="7948358C" w14:textId="0E947ED3" w:rsidR="00853864" w:rsidRPr="00FF7F8C" w:rsidRDefault="00853864" w:rsidP="00853864">
      <w:pPr>
        <w:ind w:left="720"/>
        <w:rPr>
          <w:rFonts w:ascii="Century Gothic" w:hAnsi="Century Gothic"/>
          <w:sz w:val="20"/>
        </w:rPr>
      </w:pPr>
      <w:r w:rsidRPr="00FF7F8C">
        <w:rPr>
          <w:rFonts w:ascii="Century Gothic" w:eastAsia="Cambria" w:hAnsi="Century Gothic" w:cs="Cambria"/>
          <w:b/>
          <w:sz w:val="20"/>
        </w:rPr>
        <w:t>Business event:</w:t>
      </w:r>
      <w:r w:rsidRPr="00FF7F8C">
        <w:rPr>
          <w:rFonts w:ascii="Century Gothic" w:eastAsia="Cambria" w:hAnsi="Century Gothic" w:cs="Cambria"/>
          <w:sz w:val="20"/>
        </w:rPr>
        <w:t xml:space="preserve"> To intimate the C</w:t>
      </w:r>
      <w:r w:rsidR="00F876DA">
        <w:rPr>
          <w:rFonts w:ascii="Century Gothic" w:eastAsia="Cambria" w:hAnsi="Century Gothic" w:cs="Cambria"/>
          <w:sz w:val="20"/>
        </w:rPr>
        <w:t>CS</w:t>
      </w:r>
      <w:r w:rsidRPr="00FF7F8C">
        <w:rPr>
          <w:rFonts w:ascii="Century Gothic" w:eastAsia="Cambria" w:hAnsi="Century Gothic" w:cs="Cambria"/>
          <w:sz w:val="20"/>
        </w:rPr>
        <w:t xml:space="preserve"> system about the asset enabled with air alert</w:t>
      </w:r>
    </w:p>
    <w:p w14:paraId="623B3012" w14:textId="77777777" w:rsidR="00853864" w:rsidRDefault="00853864" w:rsidP="00853864">
      <w:pPr>
        <w:ind w:left="720"/>
        <w:rPr>
          <w:rFonts w:ascii="Century Gothic" w:eastAsia="Cambria" w:hAnsi="Century Gothic" w:cs="Cambria"/>
          <w:sz w:val="20"/>
        </w:rPr>
      </w:pPr>
      <w:r w:rsidRPr="00FF7F8C">
        <w:rPr>
          <w:rFonts w:ascii="Century Gothic" w:eastAsia="Cambria" w:hAnsi="Century Gothic" w:cs="Cambria"/>
          <w:b/>
          <w:sz w:val="20"/>
        </w:rPr>
        <w:t>Preconditions</w:t>
      </w:r>
      <w:r w:rsidRPr="00FF7F8C">
        <w:rPr>
          <w:rFonts w:ascii="Century Gothic" w:eastAsia="Cambria" w:hAnsi="Century Gothic" w:cs="Cambria"/>
          <w:sz w:val="20"/>
        </w:rPr>
        <w:t>: Machine data available in LN/PLM</w:t>
      </w:r>
    </w:p>
    <w:p w14:paraId="13B01841" w14:textId="77777777" w:rsidR="00853864" w:rsidRPr="00FF7F8C" w:rsidRDefault="00853864" w:rsidP="00853864">
      <w:pPr>
        <w:ind w:firstLine="720"/>
        <w:rPr>
          <w:rFonts w:ascii="Century Gothic" w:hAnsi="Century Gothic"/>
          <w:sz w:val="20"/>
        </w:rPr>
      </w:pPr>
      <w:r w:rsidRPr="00FF7F8C">
        <w:rPr>
          <w:rFonts w:ascii="Century Gothic" w:eastAsia="Cambria" w:hAnsi="Century Gothic" w:cs="Cambria"/>
          <w:b/>
          <w:sz w:val="20"/>
        </w:rPr>
        <w:t>Scenario:</w:t>
      </w:r>
    </w:p>
    <w:p w14:paraId="659F36CD" w14:textId="739FF885" w:rsidR="00853864" w:rsidRPr="00FF7F8C" w:rsidRDefault="00853864" w:rsidP="00853864">
      <w:pPr>
        <w:ind w:left="720"/>
        <w:rPr>
          <w:rFonts w:ascii="Century Gothic" w:eastAsia="Cambria" w:hAnsi="Century Gothic" w:cs="Cambria"/>
          <w:sz w:val="20"/>
        </w:rPr>
      </w:pPr>
      <w:r w:rsidRPr="00FF7F8C">
        <w:rPr>
          <w:rFonts w:ascii="Century Gothic" w:eastAsia="Cambria" w:hAnsi="Century Gothic" w:cs="Cambria"/>
          <w:sz w:val="20"/>
        </w:rPr>
        <w:t>PTC is having the information about the assets which are air alert enabled, this information has to be send to C</w:t>
      </w:r>
      <w:r w:rsidR="00F876DA">
        <w:rPr>
          <w:rFonts w:ascii="Century Gothic" w:eastAsia="Cambria" w:hAnsi="Century Gothic" w:cs="Cambria"/>
          <w:sz w:val="20"/>
        </w:rPr>
        <w:t>CS</w:t>
      </w:r>
      <w:r w:rsidRPr="00FF7F8C">
        <w:rPr>
          <w:rFonts w:ascii="Century Gothic" w:eastAsia="Cambria" w:hAnsi="Century Gothic" w:cs="Cambria"/>
          <w:sz w:val="20"/>
        </w:rPr>
        <w:t xml:space="preserve"> to maintain the air alert enabled system.</w:t>
      </w:r>
    </w:p>
    <w:p w14:paraId="2806315D" w14:textId="77777777" w:rsidR="00853864" w:rsidRPr="00FF7F8C" w:rsidRDefault="00853864" w:rsidP="00853864">
      <w:pPr>
        <w:ind w:left="720"/>
        <w:rPr>
          <w:rFonts w:ascii="Century Gothic" w:eastAsia="Arial Unicode MS" w:hAnsi="Century Gothic" w:cs="Arial Unicode MS"/>
          <w:b/>
          <w:sz w:val="20"/>
        </w:rPr>
      </w:pPr>
      <w:r w:rsidRPr="00FF7F8C">
        <w:rPr>
          <w:rFonts w:ascii="Century Gothic" w:eastAsia="Arial Unicode MS" w:hAnsi="Century Gothic" w:cs="Arial Unicode MS"/>
          <w:b/>
          <w:sz w:val="20"/>
        </w:rPr>
        <w:t>Sample Request/Response:</w:t>
      </w:r>
    </w:p>
    <w:p w14:paraId="10A07CED" w14:textId="77777777" w:rsidR="00853864" w:rsidRPr="00FF7F8C" w:rsidRDefault="00853864" w:rsidP="00853864">
      <w:pPr>
        <w:ind w:left="1440"/>
        <w:rPr>
          <w:rFonts w:ascii="Century Gothic" w:hAnsi="Century Gothic"/>
          <w:sz w:val="20"/>
        </w:rPr>
      </w:pPr>
      <w:r w:rsidRPr="00FF7F8C">
        <w:rPr>
          <w:rFonts w:ascii="Century Gothic" w:hAnsi="Century Gothic"/>
          <w:b/>
          <w:sz w:val="20"/>
        </w:rPr>
        <w:t>Request:</w:t>
      </w:r>
      <w:r w:rsidRPr="00FF7F8C">
        <w:rPr>
          <w:rFonts w:ascii="Century Gothic" w:hAnsi="Century Gothic"/>
          <w:sz w:val="20"/>
        </w:rPr>
        <w:t xml:space="preserve"> FAB number</w:t>
      </w:r>
    </w:p>
    <w:p w14:paraId="77E55627" w14:textId="77777777" w:rsidR="00853864" w:rsidRPr="00FF7F8C" w:rsidRDefault="00853864" w:rsidP="00853864">
      <w:pPr>
        <w:ind w:left="1440"/>
        <w:rPr>
          <w:rFonts w:ascii="Century Gothic" w:hAnsi="Century Gothic"/>
          <w:sz w:val="20"/>
        </w:rPr>
      </w:pPr>
    </w:p>
    <w:p w14:paraId="34271001" w14:textId="77777777" w:rsidR="00853864" w:rsidRPr="00FF7F8C" w:rsidRDefault="00853864" w:rsidP="00F876DA">
      <w:pPr>
        <w:ind w:left="720" w:firstLine="720"/>
        <w:rPr>
          <w:rFonts w:ascii="Century Gothic" w:hAnsi="Century Gothic"/>
          <w:sz w:val="20"/>
        </w:rPr>
      </w:pPr>
      <w:r w:rsidRPr="00FF7F8C">
        <w:rPr>
          <w:rFonts w:ascii="Century Gothic" w:eastAsia="Arial Unicode MS" w:hAnsi="Century Gothic" w:cs="Arial Unicode MS"/>
          <w:b/>
          <w:sz w:val="20"/>
        </w:rPr>
        <w:t>Response:</w:t>
      </w:r>
      <w:r w:rsidRPr="00FF7F8C">
        <w:rPr>
          <w:rFonts w:ascii="Century Gothic" w:eastAsia="Arial Unicode MS" w:hAnsi="Century Gothic" w:cs="Arial Unicode MS"/>
          <w:sz w:val="20"/>
        </w:rPr>
        <w:t xml:space="preserve"> status code</w:t>
      </w:r>
    </w:p>
    <w:p w14:paraId="599DB753" w14:textId="77777777" w:rsidR="00853864" w:rsidRDefault="00853864" w:rsidP="00853864">
      <w:pPr>
        <w:pStyle w:val="Body"/>
        <w:ind w:firstLine="142"/>
        <w:rPr>
          <w:rFonts w:ascii="Century Gothic" w:eastAsia="Cambria" w:hAnsi="Century Gothic" w:cs="Cambria"/>
          <w:u w:val="single"/>
          <w:lang w:eastAsia="en-US"/>
        </w:rPr>
      </w:pPr>
      <w:r w:rsidRPr="00FF7F8C">
        <w:rPr>
          <w:rFonts w:ascii="Century Gothic" w:eastAsia="Cambria" w:hAnsi="Century Gothic" w:cs="Cambria"/>
          <w:u w:val="single"/>
          <w:lang w:eastAsia="en-US"/>
        </w:rPr>
        <w:t xml:space="preserve">Use Case </w:t>
      </w:r>
      <w:r>
        <w:rPr>
          <w:rFonts w:ascii="Century Gothic" w:eastAsia="Cambria" w:hAnsi="Century Gothic" w:cs="Cambria"/>
          <w:u w:val="single"/>
          <w:lang w:eastAsia="en-US"/>
        </w:rPr>
        <w:t>2</w:t>
      </w:r>
      <w:r w:rsidRPr="00FF7F8C">
        <w:rPr>
          <w:rFonts w:ascii="Century Gothic" w:eastAsia="Cambria" w:hAnsi="Century Gothic" w:cs="Cambria"/>
          <w:u w:val="single"/>
          <w:lang w:eastAsia="en-US"/>
        </w:rPr>
        <w:t>:</w:t>
      </w:r>
    </w:p>
    <w:p w14:paraId="128ED780" w14:textId="77777777" w:rsidR="00853864" w:rsidRPr="00386579" w:rsidRDefault="00853864" w:rsidP="00853864">
      <w:pPr>
        <w:ind w:left="578"/>
        <w:rPr>
          <w:rFonts w:ascii="Century Gothic" w:eastAsia="Cambria" w:hAnsi="Century Gothic" w:cs="Cambria"/>
          <w:sz w:val="20"/>
        </w:rPr>
      </w:pPr>
      <w:commentRangeStart w:id="100"/>
      <w:r w:rsidRPr="00386579">
        <w:rPr>
          <w:rFonts w:ascii="Century Gothic" w:eastAsia="Cambria" w:hAnsi="Century Gothic" w:cs="Cambria"/>
          <w:sz w:val="20"/>
        </w:rPr>
        <w:t xml:space="preserve">Send the customer </w:t>
      </w:r>
      <w:commentRangeEnd w:id="100"/>
      <w:r w:rsidR="00A2733A">
        <w:rPr>
          <w:rStyle w:val="CommentReference"/>
          <w:rFonts w:eastAsia="SimSun"/>
          <w:color w:val="000000"/>
          <w:lang w:eastAsia="zh-CN"/>
        </w:rPr>
        <w:commentReference w:id="100"/>
      </w:r>
      <w:r w:rsidRPr="00386579">
        <w:rPr>
          <w:rFonts w:ascii="Century Gothic" w:eastAsia="Cambria" w:hAnsi="Century Gothic" w:cs="Cambria"/>
          <w:sz w:val="20"/>
        </w:rPr>
        <w:t>details to PTC when machine is commissioned / during data change event.</w:t>
      </w:r>
    </w:p>
    <w:p w14:paraId="0CEE1601" w14:textId="4C33F212" w:rsidR="00853864" w:rsidRPr="00386579" w:rsidRDefault="00853864" w:rsidP="00853864">
      <w:pPr>
        <w:ind w:left="578"/>
        <w:rPr>
          <w:rFonts w:ascii="Century Gothic" w:hAnsi="Century Gothic"/>
          <w:sz w:val="20"/>
        </w:rPr>
      </w:pPr>
      <w:r w:rsidRPr="00386579">
        <w:rPr>
          <w:rFonts w:ascii="Century Gothic" w:eastAsia="Cambria" w:hAnsi="Century Gothic" w:cs="Cambria"/>
          <w:b/>
          <w:sz w:val="20"/>
        </w:rPr>
        <w:t>Business event:</w:t>
      </w:r>
      <w:r w:rsidRPr="00386579">
        <w:rPr>
          <w:rFonts w:ascii="Century Gothic" w:eastAsia="Cambria" w:hAnsi="Century Gothic" w:cs="Cambria"/>
          <w:sz w:val="20"/>
        </w:rPr>
        <w:t xml:space="preserve"> Customer details will be filled in C</w:t>
      </w:r>
      <w:r w:rsidR="00F876DA">
        <w:rPr>
          <w:rFonts w:ascii="Century Gothic" w:eastAsia="Cambria" w:hAnsi="Century Gothic" w:cs="Cambria"/>
          <w:sz w:val="20"/>
        </w:rPr>
        <w:t>CS</w:t>
      </w:r>
      <w:r w:rsidRPr="00386579">
        <w:rPr>
          <w:rFonts w:ascii="Century Gothic" w:eastAsia="Cambria" w:hAnsi="Century Gothic" w:cs="Cambria"/>
          <w:sz w:val="20"/>
        </w:rPr>
        <w:t xml:space="preserve"> system when the machine/asset is commissioned, which needs to be send to PTC.</w:t>
      </w:r>
    </w:p>
    <w:p w14:paraId="24CEE94D" w14:textId="6691702D" w:rsidR="00853864" w:rsidRPr="00386579" w:rsidRDefault="00853864" w:rsidP="00853864">
      <w:pPr>
        <w:ind w:left="578"/>
        <w:rPr>
          <w:rFonts w:ascii="Century Gothic" w:hAnsi="Century Gothic"/>
          <w:sz w:val="20"/>
        </w:rPr>
      </w:pPr>
      <w:r w:rsidRPr="00386579">
        <w:rPr>
          <w:rFonts w:ascii="Century Gothic" w:eastAsia="Cambria" w:hAnsi="Century Gothic" w:cs="Cambria"/>
          <w:b/>
          <w:sz w:val="20"/>
        </w:rPr>
        <w:t>Preconditions</w:t>
      </w:r>
      <w:r w:rsidRPr="00386579">
        <w:rPr>
          <w:rFonts w:ascii="Century Gothic" w:eastAsia="Cambria" w:hAnsi="Century Gothic" w:cs="Cambria"/>
          <w:sz w:val="20"/>
        </w:rPr>
        <w:t>: Commissioned machine/asset FAB should be received from C</w:t>
      </w:r>
      <w:r w:rsidR="00F876DA">
        <w:rPr>
          <w:rFonts w:ascii="Century Gothic" w:eastAsia="Cambria" w:hAnsi="Century Gothic" w:cs="Cambria"/>
          <w:sz w:val="20"/>
        </w:rPr>
        <w:t>CS</w:t>
      </w:r>
    </w:p>
    <w:p w14:paraId="30D8E6A5" w14:textId="77777777" w:rsidR="00853864" w:rsidRPr="00386579" w:rsidRDefault="00853864" w:rsidP="00853864">
      <w:pPr>
        <w:ind w:left="578"/>
        <w:rPr>
          <w:rFonts w:ascii="Century Gothic" w:hAnsi="Century Gothic"/>
          <w:sz w:val="20"/>
        </w:rPr>
      </w:pPr>
      <w:r w:rsidRPr="00386579">
        <w:rPr>
          <w:rFonts w:ascii="Century Gothic" w:eastAsia="Cambria" w:hAnsi="Century Gothic" w:cs="Cambria"/>
          <w:b/>
          <w:sz w:val="20"/>
        </w:rPr>
        <w:t>Scenario:</w:t>
      </w:r>
    </w:p>
    <w:p w14:paraId="0C152036" w14:textId="7B8F844C" w:rsidR="00853864" w:rsidRPr="00386579" w:rsidRDefault="00853864" w:rsidP="00853864">
      <w:pPr>
        <w:ind w:left="578"/>
        <w:rPr>
          <w:rFonts w:ascii="Century Gothic" w:hAnsi="Century Gothic"/>
          <w:sz w:val="20"/>
        </w:rPr>
      </w:pPr>
      <w:r w:rsidRPr="00386579">
        <w:rPr>
          <w:rFonts w:ascii="Century Gothic" w:eastAsia="Cambria" w:hAnsi="Century Gothic" w:cs="Cambria"/>
          <w:sz w:val="20"/>
        </w:rPr>
        <w:lastRenderedPageBreak/>
        <w:t>C</w:t>
      </w:r>
      <w:r w:rsidR="00F876DA">
        <w:rPr>
          <w:rFonts w:ascii="Century Gothic" w:eastAsia="Cambria" w:hAnsi="Century Gothic" w:cs="Cambria"/>
          <w:sz w:val="20"/>
        </w:rPr>
        <w:t>CS</w:t>
      </w:r>
      <w:r w:rsidRPr="00386579">
        <w:rPr>
          <w:rFonts w:ascii="Century Gothic" w:eastAsia="Cambria" w:hAnsi="Century Gothic" w:cs="Cambria"/>
          <w:sz w:val="20"/>
        </w:rPr>
        <w:t xml:space="preserve"> system will not have customer details during testing phase and it will be filled in C</w:t>
      </w:r>
      <w:r w:rsidR="00F876DA">
        <w:rPr>
          <w:rFonts w:ascii="Century Gothic" w:eastAsia="Cambria" w:hAnsi="Century Gothic" w:cs="Cambria"/>
          <w:sz w:val="20"/>
        </w:rPr>
        <w:t>CS</w:t>
      </w:r>
      <w:r w:rsidRPr="00386579">
        <w:rPr>
          <w:rFonts w:ascii="Century Gothic" w:eastAsia="Cambria" w:hAnsi="Century Gothic" w:cs="Cambria"/>
          <w:sz w:val="20"/>
        </w:rPr>
        <w:t xml:space="preserve"> when it is commissioned/assigned to specific customer/dealer.</w:t>
      </w:r>
    </w:p>
    <w:p w14:paraId="21816A0C" w14:textId="77777777" w:rsidR="00853864" w:rsidRPr="00386579" w:rsidRDefault="00853864" w:rsidP="00853864">
      <w:pPr>
        <w:ind w:firstLine="567"/>
        <w:rPr>
          <w:rFonts w:ascii="Century Gothic" w:hAnsi="Century Gothic"/>
          <w:sz w:val="20"/>
        </w:rPr>
      </w:pPr>
      <w:r w:rsidRPr="00386579">
        <w:rPr>
          <w:rFonts w:ascii="Century Gothic" w:eastAsia="Arial Unicode MS" w:hAnsi="Century Gothic" w:cs="Arial Unicode MS"/>
          <w:b/>
          <w:sz w:val="20"/>
        </w:rPr>
        <w:t>Sample Request/Response:</w:t>
      </w:r>
    </w:p>
    <w:p w14:paraId="7CCE0B33" w14:textId="77777777" w:rsidR="00853864" w:rsidRPr="00386579" w:rsidRDefault="00853864" w:rsidP="00853864">
      <w:pPr>
        <w:pStyle w:val="Body"/>
        <w:ind w:firstLine="142"/>
        <w:rPr>
          <w:rFonts w:ascii="Century Gothic" w:eastAsia="Cambria" w:hAnsi="Century Gothic" w:cs="Cambria"/>
          <w:sz w:val="18"/>
          <w:lang w:eastAsia="en-US"/>
        </w:rPr>
      </w:pPr>
    </w:p>
    <w:p w14:paraId="07909041" w14:textId="77777777" w:rsidR="00853864" w:rsidRPr="00386579" w:rsidRDefault="00853864" w:rsidP="00853864">
      <w:pPr>
        <w:ind w:left="1440"/>
        <w:rPr>
          <w:rFonts w:ascii="Century Gothic" w:hAnsi="Century Gothic"/>
          <w:b/>
          <w:sz w:val="20"/>
        </w:rPr>
      </w:pPr>
      <w:r w:rsidRPr="00386579">
        <w:rPr>
          <w:rFonts w:ascii="Century Gothic" w:hAnsi="Century Gothic"/>
          <w:b/>
          <w:sz w:val="20"/>
        </w:rPr>
        <w:t>Request:</w:t>
      </w:r>
    </w:p>
    <w:p w14:paraId="4FFAB04E" w14:textId="77777777" w:rsidR="00853864" w:rsidRPr="00386579" w:rsidRDefault="00853864" w:rsidP="00853864">
      <w:pPr>
        <w:ind w:left="1440"/>
        <w:rPr>
          <w:rFonts w:ascii="Century Gothic" w:hAnsi="Century Gothic"/>
          <w:sz w:val="20"/>
        </w:rPr>
      </w:pPr>
    </w:p>
    <w:p w14:paraId="5F4A7DFF" w14:textId="77777777" w:rsidR="00853864" w:rsidRPr="00386579" w:rsidRDefault="00853864" w:rsidP="00853864">
      <w:pPr>
        <w:ind w:left="1440"/>
        <w:rPr>
          <w:rFonts w:ascii="Century Gothic" w:hAnsi="Century Gothic"/>
          <w:sz w:val="20"/>
        </w:rPr>
      </w:pPr>
      <w:r w:rsidRPr="00386579">
        <w:rPr>
          <w:rFonts w:ascii="Century Gothic" w:hAnsi="Century Gothic"/>
          <w:sz w:val="20"/>
        </w:rPr>
        <w:t>{</w:t>
      </w:r>
    </w:p>
    <w:p w14:paraId="47D07B6C" w14:textId="77777777" w:rsidR="00853864" w:rsidRPr="00386579" w:rsidRDefault="00853864" w:rsidP="00853864">
      <w:pPr>
        <w:ind w:left="1440"/>
        <w:rPr>
          <w:rFonts w:ascii="Century Gothic" w:hAnsi="Century Gothic"/>
          <w:sz w:val="20"/>
        </w:rPr>
      </w:pPr>
      <w:r w:rsidRPr="00386579">
        <w:rPr>
          <w:rFonts w:ascii="Century Gothic" w:hAnsi="Century Gothic"/>
          <w:sz w:val="20"/>
        </w:rPr>
        <w:t>“customerdata”:{</w:t>
      </w:r>
    </w:p>
    <w:p w14:paraId="241BCBA2" w14:textId="77777777" w:rsidR="00853864" w:rsidRPr="00386579" w:rsidRDefault="00853864" w:rsidP="00853864">
      <w:pPr>
        <w:ind w:left="1440"/>
        <w:rPr>
          <w:rFonts w:ascii="Century Gothic" w:hAnsi="Century Gothic"/>
          <w:sz w:val="20"/>
        </w:rPr>
      </w:pPr>
      <w:r w:rsidRPr="00386579">
        <w:rPr>
          <w:rFonts w:ascii="Century Gothic" w:hAnsi="Century Gothic"/>
          <w:sz w:val="20"/>
        </w:rPr>
        <w:t>"customer_name":"",</w:t>
      </w:r>
    </w:p>
    <w:p w14:paraId="595FC0D2" w14:textId="77777777" w:rsidR="00853864" w:rsidRPr="00386579" w:rsidRDefault="00853864" w:rsidP="00853864">
      <w:pPr>
        <w:ind w:left="1440"/>
        <w:rPr>
          <w:rFonts w:ascii="Century Gothic" w:hAnsi="Century Gothic"/>
          <w:sz w:val="20"/>
        </w:rPr>
      </w:pPr>
      <w:r w:rsidRPr="00386579">
        <w:rPr>
          <w:rFonts w:ascii="Century Gothic" w:hAnsi="Century Gothic"/>
          <w:sz w:val="20"/>
        </w:rPr>
        <w:t>"customer_mobile_no":"",</w:t>
      </w:r>
    </w:p>
    <w:p w14:paraId="49751041" w14:textId="77777777" w:rsidR="00853864" w:rsidRPr="00386579" w:rsidRDefault="00853864" w:rsidP="00853864">
      <w:pPr>
        <w:ind w:left="1440"/>
        <w:rPr>
          <w:rFonts w:ascii="Century Gothic" w:hAnsi="Century Gothic"/>
          <w:sz w:val="20"/>
        </w:rPr>
      </w:pPr>
      <w:r w:rsidRPr="00386579">
        <w:rPr>
          <w:rFonts w:ascii="Century Gothic" w:hAnsi="Century Gothic"/>
          <w:sz w:val="20"/>
        </w:rPr>
        <w:t>"customer_email_id":"",</w:t>
      </w:r>
    </w:p>
    <w:p w14:paraId="2AFD70E5" w14:textId="77777777" w:rsidR="00853864" w:rsidRPr="00386579" w:rsidRDefault="00853864" w:rsidP="00853864">
      <w:pPr>
        <w:ind w:left="1440"/>
        <w:rPr>
          <w:rFonts w:ascii="Century Gothic" w:hAnsi="Century Gothic"/>
          <w:sz w:val="20"/>
        </w:rPr>
      </w:pPr>
      <w:r w:rsidRPr="00386579">
        <w:rPr>
          <w:rFonts w:ascii="Century Gothic" w:hAnsi="Century Gothic"/>
          <w:sz w:val="20"/>
        </w:rPr>
        <w:t>"customer_alternate Mobile No":"",</w:t>
      </w:r>
    </w:p>
    <w:p w14:paraId="57E0CE84" w14:textId="77777777" w:rsidR="00853864" w:rsidRPr="00386579" w:rsidRDefault="00853864" w:rsidP="00853864">
      <w:pPr>
        <w:ind w:left="1440"/>
        <w:rPr>
          <w:rFonts w:ascii="Century Gothic" w:hAnsi="Century Gothic"/>
          <w:sz w:val="20"/>
        </w:rPr>
      </w:pPr>
      <w:r w:rsidRPr="00386579">
        <w:rPr>
          <w:rFonts w:ascii="Century Gothic" w:hAnsi="Century Gothic"/>
          <w:sz w:val="20"/>
        </w:rPr>
        <w:t>"customer_address":"",</w:t>
      </w:r>
    </w:p>
    <w:p w14:paraId="665F892C" w14:textId="77777777" w:rsidR="00853864" w:rsidRPr="00386579" w:rsidRDefault="00853864" w:rsidP="00853864">
      <w:pPr>
        <w:ind w:left="1440"/>
        <w:rPr>
          <w:rFonts w:ascii="Century Gothic" w:hAnsi="Century Gothic"/>
          <w:sz w:val="20"/>
        </w:rPr>
      </w:pPr>
      <w:r w:rsidRPr="00386579">
        <w:rPr>
          <w:rFonts w:ascii="Century Gothic" w:hAnsi="Century Gothic"/>
          <w:sz w:val="20"/>
        </w:rPr>
        <w:t>"amc_or_non_amc_customer":"",</w:t>
      </w:r>
    </w:p>
    <w:p w14:paraId="7A1E5A69" w14:textId="77777777" w:rsidR="00853864" w:rsidRPr="00386579" w:rsidRDefault="00853864" w:rsidP="00853864">
      <w:pPr>
        <w:ind w:left="1440"/>
        <w:rPr>
          <w:rFonts w:ascii="Century Gothic" w:hAnsi="Century Gothic"/>
          <w:sz w:val="20"/>
        </w:rPr>
      </w:pPr>
      <w:r w:rsidRPr="00386579">
        <w:rPr>
          <w:rFonts w:ascii="Century Gothic" w:hAnsi="Century Gothic"/>
          <w:sz w:val="20"/>
        </w:rPr>
        <w:t>"next_amc_visit_date":""</w:t>
      </w:r>
    </w:p>
    <w:p w14:paraId="797F70E4" w14:textId="77777777" w:rsidR="00853864" w:rsidRPr="00386579" w:rsidRDefault="00853864" w:rsidP="00853864">
      <w:pPr>
        <w:ind w:left="1440"/>
        <w:rPr>
          <w:rFonts w:ascii="Century Gothic" w:hAnsi="Century Gothic"/>
          <w:sz w:val="20"/>
        </w:rPr>
      </w:pPr>
      <w:r w:rsidRPr="00386579">
        <w:rPr>
          <w:rFonts w:ascii="Century Gothic" w:hAnsi="Century Gothic"/>
          <w:sz w:val="20"/>
        </w:rPr>
        <w:t>},</w:t>
      </w:r>
    </w:p>
    <w:p w14:paraId="291AD9AF" w14:textId="77777777" w:rsidR="00853864" w:rsidRPr="00386579" w:rsidRDefault="00853864" w:rsidP="00853864">
      <w:pPr>
        <w:ind w:left="1440"/>
        <w:rPr>
          <w:rFonts w:ascii="Century Gothic" w:hAnsi="Century Gothic"/>
          <w:sz w:val="20"/>
        </w:rPr>
      </w:pPr>
      <w:r w:rsidRPr="00386579">
        <w:rPr>
          <w:rFonts w:ascii="Century Gothic" w:hAnsi="Century Gothic"/>
          <w:sz w:val="20"/>
        </w:rPr>
        <w:t>“fab_number”:””</w:t>
      </w:r>
    </w:p>
    <w:p w14:paraId="061DD5FC" w14:textId="77777777" w:rsidR="00853864" w:rsidRPr="00386579" w:rsidRDefault="00853864" w:rsidP="00853864">
      <w:pPr>
        <w:ind w:left="1440"/>
        <w:rPr>
          <w:rFonts w:ascii="Century Gothic" w:hAnsi="Century Gothic"/>
          <w:sz w:val="20"/>
        </w:rPr>
      </w:pPr>
      <w:r w:rsidRPr="00386579">
        <w:rPr>
          <w:rFonts w:ascii="Century Gothic" w:hAnsi="Century Gothic"/>
          <w:sz w:val="20"/>
        </w:rPr>
        <w:t>}</w:t>
      </w:r>
    </w:p>
    <w:p w14:paraId="41A6DBFE" w14:textId="77777777" w:rsidR="00853864" w:rsidRPr="00386579" w:rsidRDefault="00853864" w:rsidP="00853864">
      <w:pPr>
        <w:ind w:left="1440"/>
        <w:rPr>
          <w:rFonts w:ascii="Century Gothic" w:hAnsi="Century Gothic"/>
          <w:sz w:val="20"/>
        </w:rPr>
      </w:pPr>
    </w:p>
    <w:p w14:paraId="395288FF" w14:textId="77777777" w:rsidR="00853864" w:rsidRPr="00386579" w:rsidRDefault="00853864" w:rsidP="00853864">
      <w:pPr>
        <w:pStyle w:val="Body"/>
        <w:ind w:left="1145" w:firstLine="295"/>
        <w:rPr>
          <w:rFonts w:ascii="Century Gothic" w:eastAsia="Cambria" w:hAnsi="Century Gothic" w:cs="Cambria"/>
          <w:sz w:val="18"/>
          <w:lang w:eastAsia="en-US"/>
        </w:rPr>
      </w:pPr>
      <w:r w:rsidRPr="00386579">
        <w:rPr>
          <w:rFonts w:ascii="Century Gothic" w:eastAsia="Arial Unicode MS" w:hAnsi="Century Gothic" w:cs="Arial Unicode MS"/>
          <w:b/>
        </w:rPr>
        <w:t>Response:</w:t>
      </w:r>
      <w:r w:rsidRPr="00386579">
        <w:rPr>
          <w:rFonts w:ascii="Century Gothic" w:eastAsia="Arial Unicode MS" w:hAnsi="Century Gothic" w:cs="Arial Unicode MS"/>
        </w:rPr>
        <w:t xml:space="preserve"> Status code</w:t>
      </w:r>
    </w:p>
    <w:p w14:paraId="2E5E83CB" w14:textId="77777777" w:rsidR="00853864" w:rsidRDefault="00853864" w:rsidP="00853864">
      <w:pPr>
        <w:pStyle w:val="Body"/>
      </w:pPr>
    </w:p>
    <w:p w14:paraId="7AF2BE76" w14:textId="77777777" w:rsidR="00853864" w:rsidRDefault="00853864" w:rsidP="00853864">
      <w:pPr>
        <w:pStyle w:val="Body"/>
        <w:ind w:firstLine="142"/>
        <w:rPr>
          <w:rFonts w:ascii="Century Gothic" w:eastAsia="Cambria" w:hAnsi="Century Gothic" w:cs="Cambria"/>
          <w:u w:val="single"/>
          <w:lang w:eastAsia="en-US"/>
        </w:rPr>
      </w:pPr>
      <w:r w:rsidRPr="00FF7F8C">
        <w:rPr>
          <w:rFonts w:ascii="Century Gothic" w:eastAsia="Cambria" w:hAnsi="Century Gothic" w:cs="Cambria"/>
          <w:u w:val="single"/>
          <w:lang w:eastAsia="en-US"/>
        </w:rPr>
        <w:t xml:space="preserve">Use Case </w:t>
      </w:r>
      <w:r>
        <w:rPr>
          <w:rFonts w:ascii="Century Gothic" w:eastAsia="Cambria" w:hAnsi="Century Gothic" w:cs="Cambria"/>
          <w:u w:val="single"/>
          <w:lang w:eastAsia="en-US"/>
        </w:rPr>
        <w:t>3</w:t>
      </w:r>
      <w:r w:rsidRPr="00FF7F8C">
        <w:rPr>
          <w:rFonts w:ascii="Century Gothic" w:eastAsia="Cambria" w:hAnsi="Century Gothic" w:cs="Cambria"/>
          <w:u w:val="single"/>
          <w:lang w:eastAsia="en-US"/>
        </w:rPr>
        <w:t>:</w:t>
      </w:r>
    </w:p>
    <w:p w14:paraId="4D81AC27" w14:textId="5506AF66" w:rsidR="00853864" w:rsidRPr="001D26DF" w:rsidRDefault="00853864" w:rsidP="00853864">
      <w:pPr>
        <w:ind w:firstLine="567"/>
        <w:rPr>
          <w:rFonts w:ascii="Century Gothic" w:eastAsia="Cambria" w:hAnsi="Century Gothic" w:cs="Cambria"/>
          <w:sz w:val="20"/>
        </w:rPr>
      </w:pPr>
      <w:commentRangeStart w:id="101"/>
      <w:r w:rsidRPr="001D26DF">
        <w:rPr>
          <w:rFonts w:ascii="Century Gothic" w:eastAsia="Cambria" w:hAnsi="Century Gothic" w:cs="Cambria"/>
          <w:sz w:val="20"/>
        </w:rPr>
        <w:t xml:space="preserve">Send the alert </w:t>
      </w:r>
      <w:commentRangeEnd w:id="101"/>
      <w:r w:rsidR="00A2733A">
        <w:rPr>
          <w:rStyle w:val="CommentReference"/>
          <w:rFonts w:eastAsia="SimSun"/>
          <w:color w:val="000000"/>
          <w:lang w:eastAsia="zh-CN"/>
        </w:rPr>
        <w:commentReference w:id="101"/>
      </w:r>
      <w:r w:rsidRPr="001D26DF">
        <w:rPr>
          <w:rFonts w:ascii="Century Gothic" w:eastAsia="Cambria" w:hAnsi="Century Gothic" w:cs="Cambria"/>
          <w:sz w:val="20"/>
        </w:rPr>
        <w:t>data to C</w:t>
      </w:r>
      <w:r w:rsidR="00F876DA">
        <w:rPr>
          <w:rFonts w:ascii="Century Gothic" w:eastAsia="Cambria" w:hAnsi="Century Gothic" w:cs="Cambria"/>
          <w:sz w:val="20"/>
        </w:rPr>
        <w:t>CS</w:t>
      </w:r>
      <w:r w:rsidRPr="001D26DF">
        <w:rPr>
          <w:rFonts w:ascii="Century Gothic" w:eastAsia="Cambria" w:hAnsi="Century Gothic" w:cs="Cambria"/>
          <w:sz w:val="20"/>
        </w:rPr>
        <w:t xml:space="preserve"> if there is any abnormal detection.</w:t>
      </w:r>
    </w:p>
    <w:p w14:paraId="02B6349B" w14:textId="77777777" w:rsidR="00853864" w:rsidRPr="001D26DF" w:rsidRDefault="00853864" w:rsidP="00853864">
      <w:pPr>
        <w:ind w:left="567"/>
        <w:rPr>
          <w:rFonts w:ascii="Century Gothic" w:hAnsi="Century Gothic"/>
          <w:sz w:val="20"/>
        </w:rPr>
      </w:pPr>
      <w:r w:rsidRPr="001D26DF">
        <w:rPr>
          <w:rFonts w:ascii="Century Gothic" w:eastAsia="Cambria" w:hAnsi="Century Gothic" w:cs="Cambria"/>
          <w:b/>
          <w:sz w:val="20"/>
        </w:rPr>
        <w:t>Business event:</w:t>
      </w:r>
      <w:r w:rsidRPr="001D26DF">
        <w:rPr>
          <w:rFonts w:ascii="Century Gothic" w:eastAsia="Cambria" w:hAnsi="Century Gothic" w:cs="Cambria"/>
          <w:sz w:val="20"/>
        </w:rPr>
        <w:t xml:space="preserve"> Service request/ call need to be created based on the alert received from PTC</w:t>
      </w:r>
    </w:p>
    <w:p w14:paraId="230CC905" w14:textId="279145A5" w:rsidR="00853864" w:rsidRPr="001D26DF" w:rsidRDefault="00853864" w:rsidP="00853864">
      <w:pPr>
        <w:ind w:left="567"/>
        <w:rPr>
          <w:rFonts w:ascii="Century Gothic" w:hAnsi="Century Gothic"/>
          <w:sz w:val="20"/>
        </w:rPr>
      </w:pPr>
      <w:r w:rsidRPr="001D26DF">
        <w:rPr>
          <w:rFonts w:ascii="Century Gothic" w:eastAsia="Cambria" w:hAnsi="Century Gothic" w:cs="Cambria"/>
          <w:b/>
          <w:sz w:val="20"/>
        </w:rPr>
        <w:t>Preconditions</w:t>
      </w:r>
      <w:r w:rsidRPr="001D26DF">
        <w:rPr>
          <w:rFonts w:ascii="Century Gothic" w:eastAsia="Cambria" w:hAnsi="Century Gothic" w:cs="Cambria"/>
          <w:sz w:val="20"/>
        </w:rPr>
        <w:t>: FAB number should be available in C</w:t>
      </w:r>
      <w:r w:rsidR="00F876DA">
        <w:rPr>
          <w:rFonts w:ascii="Century Gothic" w:eastAsia="Cambria" w:hAnsi="Century Gothic" w:cs="Cambria"/>
          <w:sz w:val="20"/>
        </w:rPr>
        <w:t>CS</w:t>
      </w:r>
    </w:p>
    <w:p w14:paraId="5F8F2D19" w14:textId="77777777" w:rsidR="00853864" w:rsidRPr="001D26DF" w:rsidRDefault="00853864" w:rsidP="00853864">
      <w:pPr>
        <w:ind w:left="567"/>
        <w:rPr>
          <w:rFonts w:ascii="Century Gothic" w:hAnsi="Century Gothic"/>
          <w:sz w:val="20"/>
        </w:rPr>
      </w:pPr>
      <w:r w:rsidRPr="001D26DF">
        <w:rPr>
          <w:rFonts w:ascii="Century Gothic" w:eastAsia="Cambria" w:hAnsi="Century Gothic" w:cs="Cambria"/>
          <w:b/>
          <w:sz w:val="20"/>
        </w:rPr>
        <w:t>Scenario:</w:t>
      </w:r>
    </w:p>
    <w:p w14:paraId="12C2010F" w14:textId="3673EA96" w:rsidR="00853864" w:rsidRPr="001D26DF" w:rsidRDefault="00853864" w:rsidP="00853864">
      <w:pPr>
        <w:ind w:left="567"/>
        <w:rPr>
          <w:rFonts w:ascii="Century Gothic" w:hAnsi="Century Gothic"/>
          <w:sz w:val="20"/>
        </w:rPr>
      </w:pPr>
      <w:r w:rsidRPr="001D26DF">
        <w:rPr>
          <w:rFonts w:ascii="Century Gothic" w:eastAsia="Cambria" w:hAnsi="Century Gothic" w:cs="Cambria"/>
          <w:sz w:val="20"/>
        </w:rPr>
        <w:t>C</w:t>
      </w:r>
      <w:r w:rsidR="00F876DA">
        <w:rPr>
          <w:rFonts w:ascii="Century Gothic" w:eastAsia="Cambria" w:hAnsi="Century Gothic" w:cs="Cambria"/>
          <w:sz w:val="20"/>
        </w:rPr>
        <w:t>CS</w:t>
      </w:r>
      <w:r w:rsidRPr="001D26DF">
        <w:rPr>
          <w:rFonts w:ascii="Century Gothic" w:eastAsia="Cambria" w:hAnsi="Century Gothic" w:cs="Cambria"/>
          <w:sz w:val="20"/>
        </w:rPr>
        <w:t xml:space="preserve"> system will create service request/call based on the alert that is send from PTC when there is any abnormal detection in specified parameters.</w:t>
      </w:r>
    </w:p>
    <w:p w14:paraId="37AF6249" w14:textId="77777777" w:rsidR="00853864" w:rsidRPr="001D26DF" w:rsidRDefault="00853864" w:rsidP="00853864">
      <w:pPr>
        <w:ind w:firstLine="567"/>
        <w:rPr>
          <w:rFonts w:ascii="Century Gothic" w:hAnsi="Century Gothic"/>
          <w:sz w:val="20"/>
        </w:rPr>
      </w:pPr>
    </w:p>
    <w:p w14:paraId="5E5A4915" w14:textId="77777777" w:rsidR="00853864" w:rsidRPr="001D26DF" w:rsidRDefault="00853864" w:rsidP="00853864">
      <w:pPr>
        <w:ind w:firstLine="567"/>
        <w:rPr>
          <w:rFonts w:ascii="Century Gothic" w:eastAsia="Arial Unicode MS" w:hAnsi="Century Gothic" w:cs="Arial Unicode MS"/>
          <w:b/>
          <w:sz w:val="20"/>
        </w:rPr>
      </w:pPr>
      <w:r w:rsidRPr="001D26DF">
        <w:rPr>
          <w:rFonts w:ascii="Century Gothic" w:eastAsia="Arial Unicode MS" w:hAnsi="Century Gothic" w:cs="Arial Unicode MS"/>
          <w:b/>
          <w:sz w:val="20"/>
        </w:rPr>
        <w:t>Sample Request/Response:</w:t>
      </w:r>
    </w:p>
    <w:p w14:paraId="48B29E2B" w14:textId="77777777" w:rsidR="00853864" w:rsidRPr="001D26DF" w:rsidRDefault="00853864" w:rsidP="00853864">
      <w:pPr>
        <w:ind w:left="567" w:firstLine="567"/>
        <w:rPr>
          <w:rFonts w:ascii="Century Gothic" w:hAnsi="Century Gothic"/>
          <w:sz w:val="20"/>
        </w:rPr>
      </w:pPr>
      <w:r w:rsidRPr="001D26DF">
        <w:rPr>
          <w:rFonts w:ascii="Century Gothic" w:hAnsi="Century Gothic"/>
          <w:b/>
          <w:sz w:val="20"/>
        </w:rPr>
        <w:t>Request:</w:t>
      </w:r>
      <w:r w:rsidRPr="001D26DF">
        <w:rPr>
          <w:rFonts w:ascii="Century Gothic" w:hAnsi="Century Gothic"/>
          <w:sz w:val="20"/>
        </w:rPr>
        <w:t xml:space="preserve"> </w:t>
      </w:r>
    </w:p>
    <w:p w14:paraId="1D1D2B73" w14:textId="7A7FB5A3" w:rsidR="008A02F5" w:rsidRDefault="00853864" w:rsidP="008A02F5">
      <w:pPr>
        <w:ind w:left="567" w:firstLine="567"/>
        <w:rPr>
          <w:rFonts w:ascii="Century Gothic" w:hAnsi="Century Gothic"/>
        </w:rPr>
      </w:pPr>
      <w:r w:rsidRPr="001D26DF">
        <w:rPr>
          <w:rFonts w:ascii="Century Gothic" w:hAnsi="Century Gothic"/>
          <w:sz w:val="20"/>
        </w:rPr>
        <w:tab/>
      </w:r>
      <w:r w:rsidR="008A02F5">
        <w:rPr>
          <w:rFonts w:ascii="Century Gothic" w:hAnsi="Century Gothic"/>
        </w:rPr>
        <w:t>{</w:t>
      </w:r>
    </w:p>
    <w:p w14:paraId="0318AD34" w14:textId="77777777" w:rsidR="008A02F5" w:rsidRDefault="008A02F5" w:rsidP="008A02F5">
      <w:pPr>
        <w:ind w:left="1440"/>
        <w:rPr>
          <w:rFonts w:ascii="Century Gothic" w:hAnsi="Century Gothic"/>
        </w:rPr>
      </w:pPr>
      <w:r>
        <w:rPr>
          <w:rFonts w:ascii="Century Gothic" w:hAnsi="Century Gothic"/>
        </w:rPr>
        <w:t>"alert_name":"",</w:t>
      </w:r>
    </w:p>
    <w:p w14:paraId="64B94FDF" w14:textId="77777777" w:rsidR="008A02F5" w:rsidRDefault="008A02F5" w:rsidP="008A02F5">
      <w:pPr>
        <w:ind w:left="1440"/>
        <w:rPr>
          <w:rFonts w:ascii="Century Gothic" w:hAnsi="Century Gothic"/>
        </w:rPr>
      </w:pPr>
      <w:r>
        <w:rPr>
          <w:rFonts w:ascii="Century Gothic" w:hAnsi="Century Gothic"/>
        </w:rPr>
        <w:t>"alert_id":"",</w:t>
      </w:r>
    </w:p>
    <w:p w14:paraId="343A0FC2" w14:textId="77777777" w:rsidR="008A02F5" w:rsidRDefault="008A02F5" w:rsidP="008A02F5">
      <w:pPr>
        <w:ind w:left="1440"/>
        <w:rPr>
          <w:rFonts w:ascii="Century Gothic" w:hAnsi="Century Gothic"/>
        </w:rPr>
      </w:pPr>
      <w:r>
        <w:rPr>
          <w:rFonts w:ascii="Century Gothic" w:hAnsi="Century Gothic"/>
        </w:rPr>
        <w:t>"alert_type":"",</w:t>
      </w:r>
    </w:p>
    <w:p w14:paraId="327B459E" w14:textId="77777777" w:rsidR="008A02F5" w:rsidRDefault="008A02F5" w:rsidP="008A02F5">
      <w:pPr>
        <w:ind w:left="1440"/>
        <w:rPr>
          <w:rFonts w:ascii="Century Gothic" w:hAnsi="Century Gothic"/>
        </w:rPr>
      </w:pPr>
      <w:r>
        <w:rPr>
          <w:rFonts w:ascii="Century Gothic" w:hAnsi="Century Gothic"/>
        </w:rPr>
        <w:t>"alert_message":"",</w:t>
      </w:r>
    </w:p>
    <w:p w14:paraId="3E2A8475" w14:textId="77777777" w:rsidR="008A02F5" w:rsidRDefault="008A02F5" w:rsidP="008A02F5">
      <w:pPr>
        <w:ind w:left="1440"/>
        <w:rPr>
          <w:rFonts w:ascii="Century Gothic" w:hAnsi="Century Gothic"/>
        </w:rPr>
      </w:pPr>
      <w:r>
        <w:rPr>
          <w:rFonts w:ascii="Century Gothic" w:hAnsi="Century Gothic"/>
        </w:rPr>
        <w:t>"current_value":"",</w:t>
      </w:r>
    </w:p>
    <w:p w14:paraId="00284FFA" w14:textId="77777777" w:rsidR="008A02F5" w:rsidRDefault="008A02F5" w:rsidP="008A02F5">
      <w:pPr>
        <w:ind w:left="1440"/>
        <w:rPr>
          <w:rFonts w:ascii="Century Gothic" w:hAnsi="Century Gothic"/>
        </w:rPr>
      </w:pPr>
      <w:r>
        <w:rPr>
          <w:rFonts w:ascii="Century Gothic" w:hAnsi="Century Gothic"/>
        </w:rPr>
        <w:t>"previous_value":"",</w:t>
      </w:r>
    </w:p>
    <w:p w14:paraId="2590EAA3" w14:textId="77777777" w:rsidR="008A02F5" w:rsidRDefault="008A02F5" w:rsidP="008A02F5">
      <w:pPr>
        <w:ind w:left="1440"/>
        <w:rPr>
          <w:rFonts w:ascii="Century Gothic" w:hAnsi="Century Gothic"/>
        </w:rPr>
      </w:pPr>
      <w:r>
        <w:rPr>
          <w:rFonts w:ascii="Century Gothic" w:hAnsi="Century Gothic"/>
        </w:rPr>
        <w:t>"alert_condition":"",</w:t>
      </w:r>
    </w:p>
    <w:p w14:paraId="43862743" w14:textId="77777777" w:rsidR="008A02F5" w:rsidRDefault="008A02F5" w:rsidP="008A02F5">
      <w:pPr>
        <w:ind w:left="1440"/>
        <w:rPr>
          <w:rFonts w:ascii="Century Gothic" w:hAnsi="Century Gothic"/>
        </w:rPr>
      </w:pPr>
      <w:r>
        <w:rPr>
          <w:rFonts w:ascii="Century Gothic" w:hAnsi="Century Gothic"/>
        </w:rPr>
        <w:t>"alert_duration":"",</w:t>
      </w:r>
    </w:p>
    <w:p w14:paraId="0C9D1879" w14:textId="77777777" w:rsidR="008A02F5" w:rsidRDefault="008A02F5" w:rsidP="008A02F5">
      <w:pPr>
        <w:ind w:left="1440"/>
        <w:rPr>
          <w:rFonts w:ascii="Century Gothic" w:hAnsi="Century Gothic"/>
        </w:rPr>
      </w:pPr>
      <w:r>
        <w:rPr>
          <w:rFonts w:ascii="Century Gothic" w:hAnsi="Century Gothic"/>
        </w:rPr>
        <w:t>"timestamp":"",</w:t>
      </w:r>
    </w:p>
    <w:p w14:paraId="01C0995A" w14:textId="77777777" w:rsidR="008A02F5" w:rsidRDefault="008A02F5" w:rsidP="008A02F5">
      <w:pPr>
        <w:ind w:left="1440"/>
        <w:rPr>
          <w:rFonts w:ascii="Century Gothic" w:hAnsi="Century Gothic"/>
        </w:rPr>
      </w:pPr>
      <w:r>
        <w:rPr>
          <w:rFonts w:ascii="Century Gothic" w:hAnsi="Century Gothic"/>
        </w:rPr>
        <w:t>"thing_name":"",</w:t>
      </w:r>
    </w:p>
    <w:p w14:paraId="54C7B86F" w14:textId="77777777" w:rsidR="008A02F5" w:rsidRDefault="008A02F5" w:rsidP="008A02F5">
      <w:pPr>
        <w:ind w:left="1440"/>
        <w:rPr>
          <w:rFonts w:ascii="Century Gothic" w:hAnsi="Century Gothic"/>
        </w:rPr>
      </w:pPr>
      <w:r>
        <w:rPr>
          <w:rFonts w:ascii="Century Gothic" w:hAnsi="Century Gothic"/>
        </w:rPr>
        <w:t>"alert_property":"",</w:t>
      </w:r>
    </w:p>
    <w:p w14:paraId="0CFB50A6" w14:textId="77777777" w:rsidR="008A02F5" w:rsidRDefault="008A02F5" w:rsidP="008A02F5">
      <w:pPr>
        <w:ind w:left="1440"/>
        <w:rPr>
          <w:rFonts w:ascii="Century Gothic" w:hAnsi="Century Gothic"/>
        </w:rPr>
      </w:pPr>
      <w:r>
        <w:rPr>
          <w:rFonts w:ascii="Century Gothic" w:hAnsi="Century Gothic"/>
        </w:rPr>
        <w:t>“fab_number”:””</w:t>
      </w:r>
    </w:p>
    <w:p w14:paraId="734F077D" w14:textId="77777777" w:rsidR="00853864" w:rsidRPr="001D26DF" w:rsidRDefault="00853864" w:rsidP="00853864">
      <w:pPr>
        <w:rPr>
          <w:rFonts w:ascii="Century Gothic" w:hAnsi="Century Gothic"/>
          <w:sz w:val="20"/>
        </w:rPr>
      </w:pPr>
      <w:r w:rsidRPr="001D26DF">
        <w:rPr>
          <w:rFonts w:ascii="Century Gothic" w:hAnsi="Century Gothic"/>
          <w:sz w:val="20"/>
        </w:rPr>
        <w:tab/>
      </w:r>
      <w:r w:rsidRPr="001D26DF">
        <w:rPr>
          <w:rFonts w:ascii="Century Gothic" w:hAnsi="Century Gothic"/>
          <w:sz w:val="20"/>
        </w:rPr>
        <w:tab/>
        <w:t>}</w:t>
      </w:r>
    </w:p>
    <w:p w14:paraId="39DF4C3C" w14:textId="77777777" w:rsidR="00853864" w:rsidRPr="001D26DF" w:rsidRDefault="00853864" w:rsidP="00853864">
      <w:pPr>
        <w:ind w:left="567" w:firstLine="567"/>
        <w:rPr>
          <w:rFonts w:ascii="Century Gothic" w:hAnsi="Century Gothic"/>
          <w:sz w:val="20"/>
        </w:rPr>
      </w:pPr>
      <w:r w:rsidRPr="001D26DF">
        <w:rPr>
          <w:rFonts w:ascii="Century Gothic" w:eastAsia="Arial Unicode MS" w:hAnsi="Century Gothic" w:cs="Arial Unicode MS"/>
          <w:b/>
          <w:sz w:val="20"/>
        </w:rPr>
        <w:t>Response:</w:t>
      </w:r>
      <w:r w:rsidRPr="001D26DF">
        <w:rPr>
          <w:rFonts w:ascii="Century Gothic" w:eastAsia="Arial Unicode MS" w:hAnsi="Century Gothic" w:cs="Arial Unicode MS"/>
          <w:sz w:val="20"/>
        </w:rPr>
        <w:t xml:space="preserve"> Status code</w:t>
      </w:r>
    </w:p>
    <w:p w14:paraId="467C5D28" w14:textId="77777777" w:rsidR="00853864" w:rsidRDefault="00853864" w:rsidP="00853864">
      <w:pPr>
        <w:pStyle w:val="Body"/>
      </w:pPr>
    </w:p>
    <w:p w14:paraId="2C0EACB0" w14:textId="77777777" w:rsidR="00853864" w:rsidRDefault="00853864" w:rsidP="00853864">
      <w:pPr>
        <w:pStyle w:val="Body"/>
      </w:pPr>
    </w:p>
    <w:p w14:paraId="4A0397A8" w14:textId="77777777" w:rsidR="00853864" w:rsidRDefault="00853864" w:rsidP="00853864">
      <w:pPr>
        <w:pStyle w:val="Body"/>
      </w:pPr>
    </w:p>
    <w:p w14:paraId="06DDD8F5" w14:textId="77777777" w:rsidR="00853864" w:rsidRDefault="00853864" w:rsidP="00853864">
      <w:pPr>
        <w:pStyle w:val="Body"/>
        <w:ind w:firstLine="142"/>
        <w:rPr>
          <w:rFonts w:ascii="Century Gothic" w:eastAsia="Cambria" w:hAnsi="Century Gothic" w:cs="Cambria"/>
          <w:u w:val="single"/>
          <w:lang w:eastAsia="en-US"/>
        </w:rPr>
      </w:pPr>
      <w:r w:rsidRPr="00FF7F8C">
        <w:rPr>
          <w:rFonts w:ascii="Century Gothic" w:eastAsia="Cambria" w:hAnsi="Century Gothic" w:cs="Cambria"/>
          <w:u w:val="single"/>
          <w:lang w:eastAsia="en-US"/>
        </w:rPr>
        <w:t xml:space="preserve">Use Case </w:t>
      </w:r>
      <w:r>
        <w:rPr>
          <w:rFonts w:ascii="Century Gothic" w:eastAsia="Cambria" w:hAnsi="Century Gothic" w:cs="Cambria"/>
          <w:u w:val="single"/>
          <w:lang w:eastAsia="en-US"/>
        </w:rPr>
        <w:t>4</w:t>
      </w:r>
      <w:r w:rsidRPr="00FF7F8C">
        <w:rPr>
          <w:rFonts w:ascii="Century Gothic" w:eastAsia="Cambria" w:hAnsi="Century Gothic" w:cs="Cambria"/>
          <w:u w:val="single"/>
          <w:lang w:eastAsia="en-US"/>
        </w:rPr>
        <w:t>:</w:t>
      </w:r>
    </w:p>
    <w:p w14:paraId="07D8E914" w14:textId="6669024C" w:rsidR="00853864" w:rsidRPr="00853864" w:rsidRDefault="00853864" w:rsidP="00853864">
      <w:pPr>
        <w:ind w:left="578"/>
        <w:rPr>
          <w:rFonts w:ascii="Century Gothic" w:eastAsia="Cambria" w:hAnsi="Century Gothic" w:cs="Cambria"/>
          <w:sz w:val="20"/>
        </w:rPr>
      </w:pPr>
      <w:commentRangeStart w:id="102"/>
      <w:r w:rsidRPr="00853864">
        <w:rPr>
          <w:rFonts w:ascii="Century Gothic" w:eastAsia="Cambria" w:hAnsi="Century Gothic" w:cs="Cambria"/>
          <w:sz w:val="20"/>
        </w:rPr>
        <w:t xml:space="preserve">Send the PTC customer </w:t>
      </w:r>
      <w:commentRangeEnd w:id="102"/>
      <w:r w:rsidR="00A2733A">
        <w:rPr>
          <w:rStyle w:val="CommentReference"/>
          <w:rFonts w:eastAsia="SimSun"/>
          <w:color w:val="000000"/>
          <w:lang w:eastAsia="zh-CN"/>
        </w:rPr>
        <w:commentReference w:id="102"/>
      </w:r>
      <w:r w:rsidRPr="00853864">
        <w:rPr>
          <w:rFonts w:ascii="Century Gothic" w:eastAsia="Cambria" w:hAnsi="Century Gothic" w:cs="Cambria"/>
          <w:sz w:val="20"/>
        </w:rPr>
        <w:t>login credentials to C</w:t>
      </w:r>
      <w:r w:rsidR="00F876DA">
        <w:rPr>
          <w:rFonts w:ascii="Century Gothic" w:eastAsia="Cambria" w:hAnsi="Century Gothic" w:cs="Cambria"/>
          <w:sz w:val="20"/>
        </w:rPr>
        <w:t>CS</w:t>
      </w:r>
      <w:r w:rsidRPr="00853864">
        <w:rPr>
          <w:rFonts w:ascii="Century Gothic" w:eastAsia="Cambria" w:hAnsi="Century Gothic" w:cs="Cambria"/>
          <w:sz w:val="20"/>
        </w:rPr>
        <w:t xml:space="preserve"> when PTC receives customer information from C</w:t>
      </w:r>
      <w:r w:rsidR="00F876DA">
        <w:rPr>
          <w:rFonts w:ascii="Century Gothic" w:eastAsia="Cambria" w:hAnsi="Century Gothic" w:cs="Cambria"/>
          <w:sz w:val="20"/>
        </w:rPr>
        <w:t>CS</w:t>
      </w:r>
      <w:r w:rsidRPr="00853864">
        <w:rPr>
          <w:rFonts w:ascii="Century Gothic" w:eastAsia="Cambria" w:hAnsi="Century Gothic" w:cs="Cambria"/>
          <w:sz w:val="20"/>
        </w:rPr>
        <w:t>.</w:t>
      </w:r>
    </w:p>
    <w:p w14:paraId="27724EFA" w14:textId="5C83EF69" w:rsidR="00853864" w:rsidRPr="00853864" w:rsidRDefault="00853864" w:rsidP="00853864">
      <w:pPr>
        <w:ind w:left="578"/>
        <w:rPr>
          <w:rFonts w:ascii="Century Gothic" w:hAnsi="Century Gothic"/>
          <w:sz w:val="20"/>
        </w:rPr>
      </w:pPr>
      <w:r w:rsidRPr="00853864">
        <w:rPr>
          <w:rFonts w:ascii="Century Gothic" w:eastAsia="Cambria" w:hAnsi="Century Gothic" w:cs="Cambria"/>
          <w:b/>
          <w:sz w:val="20"/>
        </w:rPr>
        <w:t>Business event:</w:t>
      </w:r>
      <w:r w:rsidRPr="00853864">
        <w:rPr>
          <w:rFonts w:ascii="Century Gothic" w:eastAsia="Cambria" w:hAnsi="Century Gothic" w:cs="Cambria"/>
          <w:sz w:val="20"/>
        </w:rPr>
        <w:t xml:space="preserve"> When PTC login is created for specific customer that is needs to be shared through email from C</w:t>
      </w:r>
      <w:r w:rsidR="00F876DA">
        <w:rPr>
          <w:rFonts w:ascii="Century Gothic" w:eastAsia="Cambria" w:hAnsi="Century Gothic" w:cs="Cambria"/>
          <w:sz w:val="20"/>
        </w:rPr>
        <w:t>CS</w:t>
      </w:r>
      <w:r w:rsidRPr="00853864">
        <w:rPr>
          <w:rFonts w:ascii="Century Gothic" w:eastAsia="Cambria" w:hAnsi="Century Gothic" w:cs="Cambria"/>
          <w:sz w:val="20"/>
        </w:rPr>
        <w:t xml:space="preserve"> based on service engineer’s approval.</w:t>
      </w:r>
    </w:p>
    <w:p w14:paraId="674C94D3" w14:textId="4EB46BBF" w:rsidR="00853864" w:rsidRPr="00853864" w:rsidRDefault="00853864" w:rsidP="00853864">
      <w:pPr>
        <w:ind w:left="578"/>
        <w:rPr>
          <w:rFonts w:ascii="Century Gothic" w:hAnsi="Century Gothic"/>
          <w:sz w:val="20"/>
        </w:rPr>
      </w:pPr>
      <w:r w:rsidRPr="00853864">
        <w:rPr>
          <w:rFonts w:ascii="Century Gothic" w:eastAsia="Cambria" w:hAnsi="Century Gothic" w:cs="Cambria"/>
          <w:b/>
          <w:sz w:val="20"/>
        </w:rPr>
        <w:t>Preconditions</w:t>
      </w:r>
      <w:r w:rsidRPr="00853864">
        <w:rPr>
          <w:rFonts w:ascii="Century Gothic" w:eastAsia="Cambria" w:hAnsi="Century Gothic" w:cs="Cambria"/>
          <w:sz w:val="20"/>
        </w:rPr>
        <w:t>: FAB number should be available in C</w:t>
      </w:r>
      <w:r w:rsidR="00F876DA">
        <w:rPr>
          <w:rFonts w:ascii="Century Gothic" w:eastAsia="Cambria" w:hAnsi="Century Gothic" w:cs="Cambria"/>
          <w:sz w:val="20"/>
        </w:rPr>
        <w:t>CS</w:t>
      </w:r>
      <w:r w:rsidRPr="00853864">
        <w:rPr>
          <w:rFonts w:ascii="Century Gothic" w:eastAsia="Cambria" w:hAnsi="Century Gothic" w:cs="Cambria"/>
          <w:sz w:val="20"/>
        </w:rPr>
        <w:t xml:space="preserve"> with customer details</w:t>
      </w:r>
    </w:p>
    <w:p w14:paraId="7FF651D8" w14:textId="77777777" w:rsidR="00853864" w:rsidRPr="00853864" w:rsidRDefault="00853864" w:rsidP="00853864">
      <w:pPr>
        <w:ind w:left="578"/>
        <w:rPr>
          <w:rFonts w:ascii="Century Gothic" w:hAnsi="Century Gothic"/>
          <w:sz w:val="20"/>
        </w:rPr>
      </w:pPr>
      <w:r w:rsidRPr="00853864">
        <w:rPr>
          <w:rFonts w:ascii="Century Gothic" w:eastAsia="Cambria" w:hAnsi="Century Gothic" w:cs="Cambria"/>
          <w:b/>
          <w:sz w:val="20"/>
        </w:rPr>
        <w:t>Scenario:</w:t>
      </w:r>
    </w:p>
    <w:p w14:paraId="27AEBA97" w14:textId="4BB1B05E" w:rsidR="00853864" w:rsidRDefault="00853864" w:rsidP="00853864">
      <w:pPr>
        <w:ind w:left="578"/>
        <w:rPr>
          <w:rFonts w:ascii="Century Gothic" w:hAnsi="Century Gothic"/>
        </w:rPr>
      </w:pPr>
      <w:r w:rsidRPr="00853864">
        <w:rPr>
          <w:rFonts w:ascii="Century Gothic" w:eastAsia="Cambria" w:hAnsi="Century Gothic" w:cs="Cambria"/>
          <w:sz w:val="20"/>
        </w:rPr>
        <w:t>C</w:t>
      </w:r>
      <w:r w:rsidR="00F876DA">
        <w:rPr>
          <w:rFonts w:ascii="Century Gothic" w:eastAsia="Cambria" w:hAnsi="Century Gothic" w:cs="Cambria"/>
          <w:sz w:val="20"/>
        </w:rPr>
        <w:t>CS</w:t>
      </w:r>
      <w:r w:rsidRPr="00853864">
        <w:rPr>
          <w:rFonts w:ascii="Century Gothic" w:eastAsia="Cambria" w:hAnsi="Century Gothic" w:cs="Cambria"/>
          <w:sz w:val="20"/>
        </w:rPr>
        <w:t xml:space="preserve"> should be the single point of contact to reach out the customer. Once PTC login is created for a specific customer that needs to send to C</w:t>
      </w:r>
      <w:r w:rsidR="00F876DA">
        <w:rPr>
          <w:rFonts w:ascii="Century Gothic" w:eastAsia="Cambria" w:hAnsi="Century Gothic" w:cs="Cambria"/>
          <w:sz w:val="20"/>
        </w:rPr>
        <w:t>CS</w:t>
      </w:r>
      <w:r w:rsidRPr="00853864">
        <w:rPr>
          <w:rFonts w:ascii="Century Gothic" w:eastAsia="Cambria" w:hAnsi="Century Gothic" w:cs="Cambria"/>
          <w:sz w:val="20"/>
        </w:rPr>
        <w:t xml:space="preserve"> and it will be shared though email from C</w:t>
      </w:r>
      <w:r w:rsidR="00F876DA">
        <w:rPr>
          <w:rFonts w:ascii="Century Gothic" w:eastAsia="Cambria" w:hAnsi="Century Gothic" w:cs="Cambria"/>
          <w:sz w:val="20"/>
        </w:rPr>
        <w:t>CS</w:t>
      </w:r>
      <w:r w:rsidRPr="00853864">
        <w:rPr>
          <w:rFonts w:ascii="Century Gothic" w:eastAsia="Cambria" w:hAnsi="Century Gothic" w:cs="Cambria"/>
          <w:sz w:val="20"/>
        </w:rPr>
        <w:t xml:space="preserve"> based on service engineer’s approval.</w:t>
      </w:r>
    </w:p>
    <w:p w14:paraId="7538F4B7" w14:textId="77777777" w:rsidR="00853864" w:rsidRPr="00853864" w:rsidRDefault="00853864" w:rsidP="00853864">
      <w:pPr>
        <w:pStyle w:val="Body"/>
        <w:ind w:left="0" w:firstLine="567"/>
        <w:rPr>
          <w:rFonts w:ascii="Century Gothic" w:eastAsia="Arial Unicode MS" w:hAnsi="Century Gothic" w:cs="Arial Unicode MS"/>
          <w:b/>
          <w:szCs w:val="20"/>
        </w:rPr>
      </w:pPr>
      <w:r w:rsidRPr="00853864">
        <w:rPr>
          <w:rFonts w:ascii="Century Gothic" w:eastAsia="Arial Unicode MS" w:hAnsi="Century Gothic" w:cs="Arial Unicode MS"/>
          <w:b/>
          <w:szCs w:val="20"/>
        </w:rPr>
        <w:t>Sample Request/Response:</w:t>
      </w:r>
    </w:p>
    <w:p w14:paraId="251103B9" w14:textId="77777777" w:rsidR="00853864" w:rsidRPr="00853864" w:rsidRDefault="00853864" w:rsidP="00853864">
      <w:pPr>
        <w:ind w:left="1440"/>
        <w:rPr>
          <w:rFonts w:ascii="Century Gothic" w:hAnsi="Century Gothic"/>
          <w:b/>
          <w:sz w:val="20"/>
          <w:szCs w:val="20"/>
        </w:rPr>
      </w:pPr>
      <w:r w:rsidRPr="00853864">
        <w:rPr>
          <w:rFonts w:ascii="Century Gothic" w:hAnsi="Century Gothic"/>
          <w:b/>
          <w:sz w:val="20"/>
          <w:szCs w:val="20"/>
        </w:rPr>
        <w:t>Request:</w:t>
      </w:r>
    </w:p>
    <w:p w14:paraId="18C891C6" w14:textId="77777777" w:rsidR="00853864" w:rsidRPr="00853864" w:rsidRDefault="00853864" w:rsidP="00853864">
      <w:pPr>
        <w:ind w:left="1440"/>
        <w:rPr>
          <w:rFonts w:ascii="Century Gothic" w:hAnsi="Century Gothic"/>
          <w:sz w:val="20"/>
          <w:szCs w:val="20"/>
        </w:rPr>
      </w:pPr>
    </w:p>
    <w:p w14:paraId="618D09EE"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w:t>
      </w:r>
    </w:p>
    <w:p w14:paraId="7AC2E7B8" w14:textId="77777777" w:rsidR="00853864" w:rsidRDefault="00853864" w:rsidP="00853864">
      <w:pPr>
        <w:ind w:left="1440"/>
        <w:rPr>
          <w:rFonts w:ascii="Century Gothic" w:hAnsi="Century Gothic"/>
          <w:sz w:val="20"/>
          <w:szCs w:val="20"/>
        </w:rPr>
      </w:pPr>
      <w:r w:rsidRPr="00853864">
        <w:rPr>
          <w:rFonts w:ascii="Century Gothic" w:hAnsi="Century Gothic"/>
          <w:sz w:val="20"/>
          <w:szCs w:val="20"/>
        </w:rPr>
        <w:t xml:space="preserve"> “fab_number”:””</w:t>
      </w:r>
    </w:p>
    <w:p w14:paraId="22406C24" w14:textId="77777777" w:rsidR="00853864" w:rsidRDefault="00853864" w:rsidP="00853864">
      <w:pPr>
        <w:ind w:left="1440"/>
        <w:rPr>
          <w:rFonts w:ascii="Century Gothic" w:hAnsi="Century Gothic"/>
          <w:sz w:val="20"/>
          <w:szCs w:val="20"/>
        </w:rPr>
      </w:pPr>
      <w:r>
        <w:rPr>
          <w:rFonts w:ascii="Century Gothic" w:hAnsi="Century Gothic"/>
          <w:sz w:val="20"/>
          <w:szCs w:val="20"/>
        </w:rPr>
        <w:t>“username”:””</w:t>
      </w:r>
    </w:p>
    <w:p w14:paraId="1C8162F1" w14:textId="77777777" w:rsidR="00853864" w:rsidRDefault="00853864" w:rsidP="00853864">
      <w:pPr>
        <w:ind w:left="1440"/>
        <w:rPr>
          <w:rFonts w:ascii="Century Gothic" w:hAnsi="Century Gothic"/>
          <w:sz w:val="20"/>
          <w:szCs w:val="20"/>
        </w:rPr>
      </w:pPr>
      <w:r>
        <w:rPr>
          <w:rFonts w:ascii="Century Gothic" w:hAnsi="Century Gothic"/>
          <w:sz w:val="20"/>
          <w:szCs w:val="20"/>
        </w:rPr>
        <w:t>“password:””</w:t>
      </w:r>
    </w:p>
    <w:p w14:paraId="2ABD846E"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"customer_name":"",</w:t>
      </w:r>
    </w:p>
    <w:p w14:paraId="438E3160"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"customer_mobile_no":"",</w:t>
      </w:r>
    </w:p>
    <w:p w14:paraId="4108F94E"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"customer_email_id":"",</w:t>
      </w:r>
    </w:p>
    <w:p w14:paraId="1050FF7A"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"customer_alternate Mobile No":"",</w:t>
      </w:r>
    </w:p>
    <w:p w14:paraId="0E65B281"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"customer_address":"",</w:t>
      </w:r>
    </w:p>
    <w:p w14:paraId="6E7DC7C4" w14:textId="77777777" w:rsidR="00853864" w:rsidRPr="00853864" w:rsidRDefault="00853864" w:rsidP="00853864">
      <w:pPr>
        <w:ind w:left="1440"/>
        <w:rPr>
          <w:rFonts w:ascii="Century Gothic" w:hAnsi="Century Gothic"/>
          <w:sz w:val="20"/>
          <w:szCs w:val="20"/>
        </w:rPr>
      </w:pPr>
      <w:r w:rsidRPr="00853864">
        <w:rPr>
          <w:rFonts w:ascii="Century Gothic" w:hAnsi="Century Gothic"/>
          <w:sz w:val="20"/>
          <w:szCs w:val="20"/>
        </w:rPr>
        <w:t>}</w:t>
      </w:r>
    </w:p>
    <w:p w14:paraId="6A65A04A" w14:textId="77777777" w:rsidR="00853864" w:rsidRPr="00386579" w:rsidRDefault="00853864" w:rsidP="00853864">
      <w:pPr>
        <w:ind w:left="1440"/>
        <w:rPr>
          <w:rFonts w:ascii="Century Gothic" w:hAnsi="Century Gothic"/>
          <w:sz w:val="20"/>
        </w:rPr>
      </w:pPr>
    </w:p>
    <w:p w14:paraId="57C31AE9" w14:textId="77777777" w:rsidR="00853864" w:rsidRPr="001D26DF" w:rsidRDefault="00853864" w:rsidP="00853864">
      <w:pPr>
        <w:ind w:left="567" w:firstLine="567"/>
        <w:rPr>
          <w:rFonts w:ascii="Century Gothic" w:hAnsi="Century Gothic"/>
          <w:sz w:val="20"/>
        </w:rPr>
      </w:pPr>
      <w:r w:rsidRPr="001D26DF">
        <w:rPr>
          <w:rFonts w:ascii="Century Gothic" w:eastAsia="Arial Unicode MS" w:hAnsi="Century Gothic" w:cs="Arial Unicode MS"/>
          <w:b/>
          <w:sz w:val="20"/>
        </w:rPr>
        <w:t>Response:</w:t>
      </w:r>
      <w:r w:rsidRPr="001D26DF">
        <w:rPr>
          <w:rFonts w:ascii="Century Gothic" w:eastAsia="Arial Unicode MS" w:hAnsi="Century Gothic" w:cs="Arial Unicode MS"/>
          <w:sz w:val="20"/>
        </w:rPr>
        <w:t xml:space="preserve"> Status code</w:t>
      </w:r>
    </w:p>
    <w:p w14:paraId="4D2D1CE7" w14:textId="77777777" w:rsidR="00FC5548" w:rsidRPr="00FC5548" w:rsidRDefault="00FC5548" w:rsidP="00FC5548">
      <w:pPr>
        <w:pStyle w:val="Body"/>
      </w:pPr>
    </w:p>
    <w:p w14:paraId="701B3BD5" w14:textId="363ECF4B" w:rsidR="006C4006" w:rsidRDefault="006C4006" w:rsidP="006C4006">
      <w:pPr>
        <w:pStyle w:val="Heading2"/>
        <w:rPr>
          <w:rFonts w:ascii="Century Gothic" w:hAnsi="Century Gothic"/>
        </w:rPr>
      </w:pPr>
      <w:bookmarkStart w:id="103" w:name="_Toc34749340"/>
      <w:commentRangeStart w:id="104"/>
      <w:r>
        <w:rPr>
          <w:rFonts w:ascii="Century Gothic" w:hAnsi="Century Gothic"/>
        </w:rPr>
        <w:t>User Interface</w:t>
      </w:r>
      <w:bookmarkEnd w:id="103"/>
      <w:commentRangeEnd w:id="104"/>
      <w:r w:rsidR="00D42CF3">
        <w:rPr>
          <w:rStyle w:val="CommentReference"/>
          <w:b w:val="0"/>
          <w:bCs w:val="0"/>
          <w:iCs w:val="0"/>
          <w:color w:val="000000"/>
        </w:rPr>
        <w:commentReference w:id="104"/>
      </w:r>
    </w:p>
    <w:p w14:paraId="22A336E8" w14:textId="77777777" w:rsidR="009866B5" w:rsidRPr="009866B5" w:rsidRDefault="009866B5" w:rsidP="009866B5">
      <w:pPr>
        <w:pStyle w:val="Body"/>
      </w:pPr>
    </w:p>
    <w:p w14:paraId="5FD34FF1" w14:textId="3DB483DE" w:rsidR="006C4006" w:rsidRDefault="009866B5" w:rsidP="006C4006">
      <w:pPr>
        <w:pStyle w:val="Body"/>
      </w:pPr>
      <w:r w:rsidRPr="00C91727">
        <w:rPr>
          <w:rFonts w:ascii="Century Gothic" w:hAnsi="Century Gothic"/>
          <w:highlight w:val="yellow"/>
          <w:lang w:bidi="gu-IN"/>
        </w:rPr>
        <w:t xml:space="preserve">&lt;ELGi&gt; to provide </w:t>
      </w:r>
      <w:r w:rsidRPr="009866B5">
        <w:rPr>
          <w:rFonts w:ascii="Century Gothic" w:hAnsi="Century Gothic"/>
          <w:highlight w:val="yellow"/>
          <w:lang w:bidi="gu-IN"/>
        </w:rPr>
        <w:t>with the user interface requirement document.</w:t>
      </w:r>
    </w:p>
    <w:p w14:paraId="48AEAA3D" w14:textId="2289B217" w:rsidR="006C4006" w:rsidRDefault="006C4006" w:rsidP="006C4006">
      <w:pPr>
        <w:pStyle w:val="Heading2"/>
        <w:rPr>
          <w:rFonts w:ascii="Century Gothic" w:hAnsi="Century Gothic"/>
        </w:rPr>
      </w:pPr>
      <w:bookmarkStart w:id="105" w:name="_Toc34749341"/>
      <w:r>
        <w:rPr>
          <w:rFonts w:ascii="Century Gothic" w:hAnsi="Century Gothic"/>
        </w:rPr>
        <w:t>Security Model</w:t>
      </w:r>
      <w:bookmarkEnd w:id="105"/>
    </w:p>
    <w:p w14:paraId="1781D00F" w14:textId="6A178FA9" w:rsidR="00D94FE1" w:rsidRDefault="00D94FE1" w:rsidP="00D94FE1">
      <w:pPr>
        <w:pStyle w:val="Body"/>
      </w:pPr>
    </w:p>
    <w:p w14:paraId="1A951501" w14:textId="3AB5FD1C" w:rsidR="00D94FE1" w:rsidRDefault="00D94FE1" w:rsidP="00D94FE1">
      <w:pPr>
        <w:pStyle w:val="Heading3"/>
        <w:rPr>
          <w:rFonts w:ascii="Century Gothic" w:hAnsi="Century Gothic"/>
        </w:rPr>
      </w:pPr>
      <w:bookmarkStart w:id="106" w:name="_Toc34749342"/>
      <w:r>
        <w:rPr>
          <w:rFonts w:ascii="Century Gothic" w:hAnsi="Century Gothic"/>
        </w:rPr>
        <w:t>Platform Security</w:t>
      </w:r>
      <w:bookmarkEnd w:id="106"/>
    </w:p>
    <w:p w14:paraId="1B333191" w14:textId="57015A9A" w:rsidR="00D94FE1" w:rsidRDefault="00D94FE1" w:rsidP="00D94FE1">
      <w:pPr>
        <w:pStyle w:val="Heading4"/>
        <w:rPr>
          <w:rFonts w:ascii="Century Gothic" w:hAnsi="Century Gothic"/>
        </w:rPr>
      </w:pPr>
      <w:r>
        <w:rPr>
          <w:rFonts w:ascii="Century Gothic" w:hAnsi="Century Gothic"/>
        </w:rPr>
        <w:t>Authentication and Authorization</w:t>
      </w:r>
    </w:p>
    <w:p w14:paraId="3EEDF722" w14:textId="0DC861AE" w:rsidR="00D94FE1" w:rsidRPr="00D94FE1" w:rsidRDefault="00D94FE1" w:rsidP="00D94FE1">
      <w:pPr>
        <w:ind w:left="567"/>
        <w:jc w:val="both"/>
        <w:rPr>
          <w:rFonts w:ascii="Century Gothic" w:eastAsia="SimSun" w:hAnsi="Century Gothic" w:cs="Times New Roman"/>
          <w:sz w:val="20"/>
          <w:lang w:eastAsia="zh-CN"/>
        </w:rPr>
      </w:pPr>
      <w:r w:rsidRPr="00D94FE1">
        <w:rPr>
          <w:rFonts w:ascii="Century Gothic" w:eastAsia="SimSun" w:hAnsi="Century Gothic" w:cs="Times New Roman"/>
          <w:sz w:val="20"/>
          <w:lang w:eastAsia="zh-CN"/>
        </w:rPr>
        <w:t xml:space="preserve">The ThingWorx Platform supports HTTP authentication, which requires a user to establish a web session using a user name and password. </w:t>
      </w:r>
    </w:p>
    <w:p w14:paraId="172BD78C" w14:textId="5630BE03" w:rsidR="00D94FE1" w:rsidRDefault="00D94FE1" w:rsidP="00D94FE1">
      <w:pPr>
        <w:pStyle w:val="Heading4"/>
        <w:rPr>
          <w:rFonts w:ascii="Century Gothic" w:hAnsi="Century Gothic"/>
        </w:rPr>
      </w:pPr>
      <w:r>
        <w:rPr>
          <w:rFonts w:ascii="Century Gothic" w:hAnsi="Century Gothic"/>
        </w:rPr>
        <w:t>Encrypt Storage of all Sensitive Data</w:t>
      </w:r>
    </w:p>
    <w:p w14:paraId="26F6684A" w14:textId="560B9847" w:rsidR="00D94FE1" w:rsidRDefault="00D94FE1" w:rsidP="00D94FE1">
      <w:pPr>
        <w:pStyle w:val="Body"/>
      </w:pPr>
    </w:p>
    <w:p w14:paraId="051FB76B" w14:textId="50A8E50B" w:rsidR="00D94FE1" w:rsidRPr="00D94FE1" w:rsidRDefault="00D94FE1" w:rsidP="00D94FE1">
      <w:pPr>
        <w:ind w:left="567"/>
        <w:jc w:val="both"/>
        <w:rPr>
          <w:rFonts w:ascii="Century Gothic" w:eastAsia="SimSun" w:hAnsi="Century Gothic" w:cs="Times New Roman"/>
          <w:sz w:val="20"/>
          <w:lang w:eastAsia="zh-CN"/>
        </w:rPr>
      </w:pPr>
      <w:r w:rsidRPr="00D94FE1">
        <w:rPr>
          <w:rFonts w:ascii="Century Gothic" w:eastAsia="SimSun" w:hAnsi="Century Gothic" w:cs="Times New Roman"/>
          <w:sz w:val="20"/>
          <w:lang w:eastAsia="zh-CN"/>
        </w:rPr>
        <w:t xml:space="preserve">The ThingWorx Platform uses encrypted storage for sensitive data. Passwords are stored encrypted at all components within the ThingWorx solution. This includes passwords stored at the platform for user accounts, and passwords at the edge components for use in connecting back to the server. </w:t>
      </w:r>
    </w:p>
    <w:p w14:paraId="13B19181" w14:textId="6C8FB52B" w:rsidR="00FC1CDC" w:rsidRDefault="00FC1CDC" w:rsidP="00FC1CDC">
      <w:pPr>
        <w:pStyle w:val="Heading3"/>
        <w:rPr>
          <w:rFonts w:ascii="Century Gothic" w:hAnsi="Century Gothic"/>
        </w:rPr>
      </w:pPr>
      <w:bookmarkStart w:id="107" w:name="_Toc34749343"/>
      <w:r>
        <w:rPr>
          <w:rFonts w:ascii="Century Gothic" w:hAnsi="Century Gothic"/>
        </w:rPr>
        <w:lastRenderedPageBreak/>
        <w:t>Server Security</w:t>
      </w:r>
      <w:bookmarkEnd w:id="107"/>
    </w:p>
    <w:p w14:paraId="21AFABC5" w14:textId="5583572A" w:rsidR="00FC1CDC" w:rsidRDefault="00FC1CDC" w:rsidP="00FC1CDC">
      <w:pPr>
        <w:pStyle w:val="Heading4"/>
        <w:rPr>
          <w:rFonts w:ascii="Century Gothic" w:hAnsi="Century Gothic"/>
        </w:rPr>
      </w:pPr>
      <w:r>
        <w:rPr>
          <w:rFonts w:ascii="Century Gothic" w:hAnsi="Century Gothic"/>
        </w:rPr>
        <w:t xml:space="preserve">Securing </w:t>
      </w:r>
      <w:r w:rsidR="009B63E5">
        <w:rPr>
          <w:rFonts w:ascii="Century Gothic" w:hAnsi="Century Gothic"/>
        </w:rPr>
        <w:t>ThingWorx</w:t>
      </w:r>
      <w:r>
        <w:rPr>
          <w:rFonts w:ascii="Century Gothic" w:hAnsi="Century Gothic"/>
        </w:rPr>
        <w:t xml:space="preserve"> Platform</w:t>
      </w:r>
    </w:p>
    <w:p w14:paraId="2AB3D96D" w14:textId="77777777" w:rsidR="009B63E5" w:rsidRPr="009B63E5" w:rsidRDefault="009B63E5" w:rsidP="009B63E5">
      <w:pPr>
        <w:pStyle w:val="Body"/>
      </w:pPr>
    </w:p>
    <w:p w14:paraId="7A17DC01" w14:textId="0060133F" w:rsidR="00FC1CDC" w:rsidRDefault="00FC1CDC" w:rsidP="00FC1CDC">
      <w:pPr>
        <w:pStyle w:val="Body"/>
      </w:pPr>
    </w:p>
    <w:p w14:paraId="6C31AB97" w14:textId="77777777" w:rsidR="007D6E7A" w:rsidRPr="004503B6" w:rsidRDefault="007D6E7A" w:rsidP="007D6E7A">
      <w:pPr>
        <w:pStyle w:val="Heading2"/>
        <w:rPr>
          <w:rFonts w:ascii="Century Gothic" w:hAnsi="Century Gothic"/>
        </w:rPr>
      </w:pPr>
      <w:bookmarkStart w:id="108" w:name="_Toc34749344"/>
      <w:r w:rsidRPr="004503B6">
        <w:rPr>
          <w:rFonts w:ascii="Century Gothic" w:hAnsi="Century Gothic"/>
        </w:rPr>
        <w:t>High Level Architecture</w:t>
      </w:r>
      <w:bookmarkEnd w:id="108"/>
    </w:p>
    <w:p w14:paraId="4890B677" w14:textId="77777777" w:rsidR="007D6E7A" w:rsidRDefault="007D6E7A" w:rsidP="007D6E7A">
      <w:pPr>
        <w:pStyle w:val="Body"/>
      </w:pPr>
    </w:p>
    <w:p w14:paraId="3440D667" w14:textId="478482DE" w:rsidR="0020217E" w:rsidRDefault="0020217E" w:rsidP="0020217E">
      <w:pPr>
        <w:pStyle w:val="Heading3"/>
        <w:rPr>
          <w:rFonts w:ascii="Century Gothic" w:hAnsi="Century Gothic"/>
        </w:rPr>
      </w:pPr>
      <w:bookmarkStart w:id="109" w:name="_Toc34749345"/>
      <w:r>
        <w:rPr>
          <w:rFonts w:ascii="Century Gothic" w:hAnsi="Century Gothic"/>
        </w:rPr>
        <w:t xml:space="preserve">Functional </w:t>
      </w:r>
      <w:r w:rsidRPr="004503B6">
        <w:rPr>
          <w:rFonts w:ascii="Century Gothic" w:hAnsi="Century Gothic"/>
        </w:rPr>
        <w:t>Architecture</w:t>
      </w:r>
      <w:bookmarkEnd w:id="109"/>
    </w:p>
    <w:p w14:paraId="366DEBD6" w14:textId="77777777" w:rsidR="0020217E" w:rsidRDefault="0020217E" w:rsidP="0020217E">
      <w:pPr>
        <w:pStyle w:val="Body"/>
      </w:pPr>
    </w:p>
    <w:p w14:paraId="0EF7E099" w14:textId="26614663" w:rsidR="006827D5" w:rsidRDefault="006827D5" w:rsidP="0020217E">
      <w:pPr>
        <w:pStyle w:val="Body"/>
        <w:rPr>
          <w:rFonts w:ascii="Century Gothic" w:hAnsi="Century Gothic"/>
        </w:rPr>
      </w:pPr>
      <w:r w:rsidRPr="006827D5">
        <w:rPr>
          <w:rFonts w:ascii="Century Gothic" w:hAnsi="Century Gothic"/>
        </w:rPr>
        <w:t>ThingWorx is a Java Web Application that runs inside Apache Tomcat and utilizes a modern, service based architecture.  ThingWorx deployment involve</w:t>
      </w:r>
      <w:r>
        <w:rPr>
          <w:rFonts w:ascii="Century Gothic" w:hAnsi="Century Gothic"/>
        </w:rPr>
        <w:t xml:space="preserve">s </w:t>
      </w:r>
      <w:r w:rsidRPr="006827D5">
        <w:rPr>
          <w:rFonts w:ascii="Century Gothic" w:hAnsi="Century Gothic"/>
        </w:rPr>
        <w:t>the tiers mentioned below</w:t>
      </w:r>
      <w:r>
        <w:rPr>
          <w:rFonts w:ascii="Century Gothic" w:hAnsi="Century Gothic"/>
        </w:rPr>
        <w:t>.</w:t>
      </w:r>
    </w:p>
    <w:p w14:paraId="23D3D7E1" w14:textId="51CAA401" w:rsidR="006827D5" w:rsidRDefault="006827D5" w:rsidP="0020217E">
      <w:pPr>
        <w:pStyle w:val="Body"/>
        <w:rPr>
          <w:rFonts w:ascii="Century Gothic" w:hAnsi="Century Gothic"/>
        </w:rPr>
      </w:pPr>
      <w:r>
        <w:rPr>
          <w:rFonts w:ascii="Century Gothic" w:hAnsi="Century Gothic"/>
          <w:noProof/>
          <w:lang w:eastAsia="en-US"/>
        </w:rPr>
        <w:drawing>
          <wp:inline distT="0" distB="0" distL="0" distR="0" wp14:anchorId="59017C15" wp14:editId="290222C6">
            <wp:extent cx="5943600" cy="249555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PNG"/>
                    <pic:cNvPicPr/>
                  </pic:nvPicPr>
                  <pic:blipFill rotWithShape="1">
                    <a:blip r:embed="rId36">
                      <a:extLst>
                        <a:ext uri="{28A0092B-C50C-407E-A947-70E740481C1C}">
                          <a14:useLocalDpi xmlns:a14="http://schemas.microsoft.com/office/drawing/2010/main" val="0"/>
                        </a:ext>
                      </a:extLst>
                    </a:blip>
                    <a:srcRect b="25356"/>
                    <a:stretch/>
                  </pic:blipFill>
                  <pic:spPr bwMode="auto">
                    <a:xfrm>
                      <a:off x="0" y="0"/>
                      <a:ext cx="5948196" cy="2497480"/>
                    </a:xfrm>
                    <a:prstGeom prst="rect">
                      <a:avLst/>
                    </a:prstGeom>
                    <a:ln>
                      <a:noFill/>
                    </a:ln>
                    <a:extLst>
                      <a:ext uri="{53640926-AAD7-44D8-BBD7-CCE9431645EC}">
                        <a14:shadowObscured xmlns:a14="http://schemas.microsoft.com/office/drawing/2010/main"/>
                      </a:ext>
                    </a:extLst>
                  </pic:spPr>
                </pic:pic>
              </a:graphicData>
            </a:graphic>
          </wp:inline>
        </w:drawing>
      </w:r>
    </w:p>
    <w:p w14:paraId="519ECDD5" w14:textId="3B0C7521" w:rsidR="006827D5" w:rsidRPr="006827D5" w:rsidRDefault="006827D5" w:rsidP="006827D5">
      <w:pPr>
        <w:pStyle w:val="Body"/>
        <w:numPr>
          <w:ilvl w:val="0"/>
          <w:numId w:val="27"/>
        </w:numPr>
        <w:rPr>
          <w:rFonts w:ascii="Century Gothic" w:hAnsi="Century Gothic"/>
        </w:rPr>
      </w:pPr>
      <w:r w:rsidRPr="006827D5">
        <w:rPr>
          <w:rFonts w:ascii="Century Gothic" w:hAnsi="Century Gothic"/>
        </w:rPr>
        <w:t>Things/Devices: This layer contains the things, devices, and/or assets that will connect with, send data to, and receive content from your ThingWorx platform.</w:t>
      </w:r>
      <w:r>
        <w:rPr>
          <w:rFonts w:ascii="Century Gothic" w:hAnsi="Century Gothic"/>
        </w:rPr>
        <w:t xml:space="preserve"> In ELGi the Neuron controller shall communicate with the Edge SDK on the Gateway. The Edge SDK </w:t>
      </w:r>
      <w:r w:rsidRPr="006827D5">
        <w:rPr>
          <w:rFonts w:ascii="Century Gothic" w:hAnsi="Century Gothic"/>
        </w:rPr>
        <w:t>enables devices to securely communicate to the ThingWorx server</w:t>
      </w:r>
      <w:r>
        <w:rPr>
          <w:rFonts w:ascii="Century Gothic" w:hAnsi="Century Gothic"/>
        </w:rPr>
        <w:t xml:space="preserve">. </w:t>
      </w:r>
      <w:r w:rsidR="00DC5C31">
        <w:rPr>
          <w:rFonts w:ascii="Century Gothic" w:hAnsi="Century Gothic"/>
        </w:rPr>
        <w:t xml:space="preserve">The Edge </w:t>
      </w:r>
      <w:r w:rsidR="00697FC4">
        <w:rPr>
          <w:rFonts w:ascii="Century Gothic" w:hAnsi="Century Gothic"/>
        </w:rPr>
        <w:t xml:space="preserve">SDK can also be used for </w:t>
      </w:r>
      <w:r w:rsidR="00DC5C31" w:rsidRPr="00DC5C31">
        <w:rPr>
          <w:rFonts w:ascii="Century Gothic" w:hAnsi="Century Gothic"/>
        </w:rPr>
        <w:t>pre-processing of data to be moved to the edge</w:t>
      </w:r>
      <w:r w:rsidR="00697FC4">
        <w:rPr>
          <w:rFonts w:ascii="Century Gothic" w:hAnsi="Century Gothic"/>
        </w:rPr>
        <w:t xml:space="preserve">. </w:t>
      </w:r>
    </w:p>
    <w:p w14:paraId="544B324E" w14:textId="3E3D3DB6" w:rsidR="006827D5" w:rsidRDefault="006827D5" w:rsidP="006827D5">
      <w:pPr>
        <w:pStyle w:val="Body"/>
        <w:numPr>
          <w:ilvl w:val="0"/>
          <w:numId w:val="27"/>
        </w:numPr>
        <w:rPr>
          <w:rFonts w:ascii="Century Gothic" w:hAnsi="Century Gothic"/>
        </w:rPr>
      </w:pPr>
      <w:r w:rsidRPr="006827D5">
        <w:rPr>
          <w:rFonts w:ascii="Century Gothic" w:hAnsi="Century Gothic"/>
        </w:rPr>
        <w:t>Users/Clients: This layer contains the products (primarily web browsers</w:t>
      </w:r>
      <w:r w:rsidR="00697FC4">
        <w:rPr>
          <w:rFonts w:ascii="Century Gothic" w:hAnsi="Century Gothic"/>
        </w:rPr>
        <w:t xml:space="preserve"> on Laptops and Desktops</w:t>
      </w:r>
      <w:r w:rsidRPr="006827D5">
        <w:rPr>
          <w:rFonts w:ascii="Century Gothic" w:hAnsi="Century Gothic"/>
        </w:rPr>
        <w:t>) that people use to access the ThingWorx platform.</w:t>
      </w:r>
    </w:p>
    <w:tbl>
      <w:tblPr>
        <w:tblStyle w:val="TableProfessional"/>
        <w:tblW w:w="5602" w:type="dxa"/>
        <w:jc w:val="center"/>
        <w:tblLook w:val="04A0" w:firstRow="1" w:lastRow="0" w:firstColumn="1" w:lastColumn="0" w:noHBand="0" w:noVBand="1"/>
        <w:tblDescription w:val=""/>
      </w:tblPr>
      <w:tblGrid>
        <w:gridCol w:w="1708"/>
        <w:gridCol w:w="1244"/>
        <w:gridCol w:w="2650"/>
      </w:tblGrid>
      <w:tr w:rsidR="00697FC4" w:rsidRPr="00697FC4" w14:paraId="1D3CF9A0" w14:textId="77777777" w:rsidTr="00697FC4">
        <w:trPr>
          <w:cnfStyle w:val="100000000000" w:firstRow="1" w:lastRow="0" w:firstColumn="0" w:lastColumn="0" w:oddVBand="0" w:evenVBand="0" w:oddHBand="0" w:evenHBand="0" w:firstRowFirstColumn="0" w:firstRowLastColumn="0" w:lastRowFirstColumn="0" w:lastRowLastColumn="0"/>
          <w:trHeight w:val="300"/>
          <w:jc w:val="center"/>
        </w:trPr>
        <w:tc>
          <w:tcPr>
            <w:tcW w:w="1708" w:type="dxa"/>
            <w:noWrap/>
            <w:hideMark/>
          </w:tcPr>
          <w:p w14:paraId="462D35B3" w14:textId="77777777" w:rsidR="00697FC4" w:rsidRPr="00697FC4" w:rsidRDefault="00697FC4" w:rsidP="00697FC4">
            <w:r w:rsidRPr="00697FC4">
              <w:t>OS</w:t>
            </w:r>
          </w:p>
        </w:tc>
        <w:tc>
          <w:tcPr>
            <w:tcW w:w="1244" w:type="dxa"/>
            <w:noWrap/>
            <w:hideMark/>
          </w:tcPr>
          <w:p w14:paraId="4F71FBF4" w14:textId="77777777" w:rsidR="00697FC4" w:rsidRPr="00697FC4" w:rsidRDefault="00697FC4" w:rsidP="00697FC4">
            <w:r w:rsidRPr="00697FC4">
              <w:t>Browser</w:t>
            </w:r>
          </w:p>
        </w:tc>
        <w:tc>
          <w:tcPr>
            <w:tcW w:w="2650" w:type="dxa"/>
            <w:noWrap/>
            <w:hideMark/>
          </w:tcPr>
          <w:p w14:paraId="62DB9701" w14:textId="77777777" w:rsidR="00697FC4" w:rsidRPr="00697FC4" w:rsidRDefault="00697FC4" w:rsidP="00697FC4">
            <w:r w:rsidRPr="00697FC4">
              <w:t>Version(s)</w:t>
            </w:r>
          </w:p>
        </w:tc>
      </w:tr>
      <w:tr w:rsidR="00697FC4" w:rsidRPr="00697FC4" w14:paraId="5ECABFF6" w14:textId="77777777" w:rsidTr="00697FC4">
        <w:trPr>
          <w:trHeight w:val="300"/>
          <w:jc w:val="center"/>
        </w:trPr>
        <w:tc>
          <w:tcPr>
            <w:tcW w:w="1708" w:type="dxa"/>
            <w:noWrap/>
            <w:hideMark/>
          </w:tcPr>
          <w:p w14:paraId="4741370E"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Windows</w:t>
            </w:r>
          </w:p>
        </w:tc>
        <w:tc>
          <w:tcPr>
            <w:tcW w:w="1244" w:type="dxa"/>
            <w:noWrap/>
            <w:hideMark/>
          </w:tcPr>
          <w:p w14:paraId="2BE9FC50"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MS Edge</w:t>
            </w:r>
          </w:p>
        </w:tc>
        <w:tc>
          <w:tcPr>
            <w:tcW w:w="2650" w:type="dxa"/>
            <w:noWrap/>
            <w:hideMark/>
          </w:tcPr>
          <w:p w14:paraId="4A8155F0"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44 and later</w:t>
            </w:r>
          </w:p>
        </w:tc>
      </w:tr>
      <w:tr w:rsidR="00697FC4" w:rsidRPr="00697FC4" w14:paraId="4EACF232" w14:textId="77777777" w:rsidTr="00697FC4">
        <w:trPr>
          <w:trHeight w:val="300"/>
          <w:jc w:val="center"/>
        </w:trPr>
        <w:tc>
          <w:tcPr>
            <w:tcW w:w="1708" w:type="dxa"/>
            <w:noWrap/>
            <w:hideMark/>
          </w:tcPr>
          <w:p w14:paraId="2333302A"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Mac/Windows</w:t>
            </w:r>
          </w:p>
        </w:tc>
        <w:tc>
          <w:tcPr>
            <w:tcW w:w="1244" w:type="dxa"/>
            <w:noWrap/>
            <w:hideMark/>
          </w:tcPr>
          <w:p w14:paraId="7DCB6F08"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Firefox</w:t>
            </w:r>
          </w:p>
        </w:tc>
        <w:tc>
          <w:tcPr>
            <w:tcW w:w="2650" w:type="dxa"/>
            <w:noWrap/>
            <w:hideMark/>
          </w:tcPr>
          <w:p w14:paraId="006F7375"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Quantum – 59 and later</w:t>
            </w:r>
          </w:p>
        </w:tc>
      </w:tr>
      <w:tr w:rsidR="00697FC4" w:rsidRPr="00697FC4" w14:paraId="77FF914E" w14:textId="77777777" w:rsidTr="00697FC4">
        <w:trPr>
          <w:trHeight w:val="300"/>
          <w:jc w:val="center"/>
        </w:trPr>
        <w:tc>
          <w:tcPr>
            <w:tcW w:w="1708" w:type="dxa"/>
            <w:noWrap/>
            <w:hideMark/>
          </w:tcPr>
          <w:p w14:paraId="5BD445D3" w14:textId="77777777" w:rsidR="00697FC4" w:rsidRPr="008C72A3" w:rsidRDefault="00697FC4" w:rsidP="00697FC4">
            <w:pPr>
              <w:rPr>
                <w:rFonts w:ascii="Century Gothic" w:eastAsia="SimSun" w:hAnsi="Century Gothic" w:cs="Times New Roman"/>
                <w:sz w:val="20"/>
                <w:lang w:eastAsia="zh-CN"/>
              </w:rPr>
            </w:pPr>
          </w:p>
        </w:tc>
        <w:tc>
          <w:tcPr>
            <w:tcW w:w="1244" w:type="dxa"/>
            <w:noWrap/>
            <w:hideMark/>
          </w:tcPr>
          <w:p w14:paraId="798796E6" w14:textId="77777777" w:rsidR="00697FC4" w:rsidRPr="008C72A3" w:rsidRDefault="00697FC4" w:rsidP="00697FC4">
            <w:pPr>
              <w:rPr>
                <w:rFonts w:ascii="Century Gothic" w:eastAsia="SimSun" w:hAnsi="Century Gothic" w:cs="Times New Roman"/>
                <w:sz w:val="20"/>
                <w:lang w:eastAsia="zh-CN"/>
              </w:rPr>
            </w:pPr>
          </w:p>
        </w:tc>
        <w:tc>
          <w:tcPr>
            <w:tcW w:w="2650" w:type="dxa"/>
            <w:noWrap/>
            <w:hideMark/>
          </w:tcPr>
          <w:p w14:paraId="61B5014B"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ESR – 60 and later</w:t>
            </w:r>
          </w:p>
        </w:tc>
      </w:tr>
      <w:tr w:rsidR="00697FC4" w:rsidRPr="00697FC4" w14:paraId="165F0892" w14:textId="77777777" w:rsidTr="00697FC4">
        <w:trPr>
          <w:trHeight w:val="300"/>
          <w:jc w:val="center"/>
        </w:trPr>
        <w:tc>
          <w:tcPr>
            <w:tcW w:w="1708" w:type="dxa"/>
            <w:noWrap/>
            <w:hideMark/>
          </w:tcPr>
          <w:p w14:paraId="22764F3B"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Mac</w:t>
            </w:r>
          </w:p>
        </w:tc>
        <w:tc>
          <w:tcPr>
            <w:tcW w:w="1244" w:type="dxa"/>
            <w:noWrap/>
            <w:hideMark/>
          </w:tcPr>
          <w:p w14:paraId="2FCA4182"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Safari</w:t>
            </w:r>
          </w:p>
        </w:tc>
        <w:tc>
          <w:tcPr>
            <w:tcW w:w="2650" w:type="dxa"/>
            <w:noWrap/>
            <w:hideMark/>
          </w:tcPr>
          <w:p w14:paraId="7D3FDF1B"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11 and later</w:t>
            </w:r>
          </w:p>
        </w:tc>
      </w:tr>
      <w:tr w:rsidR="00697FC4" w:rsidRPr="00697FC4" w14:paraId="161DBB9E" w14:textId="77777777" w:rsidTr="00697FC4">
        <w:trPr>
          <w:trHeight w:val="300"/>
          <w:jc w:val="center"/>
        </w:trPr>
        <w:tc>
          <w:tcPr>
            <w:tcW w:w="1708" w:type="dxa"/>
            <w:noWrap/>
            <w:hideMark/>
          </w:tcPr>
          <w:p w14:paraId="56D882F5"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Mac/Windows</w:t>
            </w:r>
          </w:p>
        </w:tc>
        <w:tc>
          <w:tcPr>
            <w:tcW w:w="1244" w:type="dxa"/>
            <w:noWrap/>
            <w:hideMark/>
          </w:tcPr>
          <w:p w14:paraId="4B24DA81"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Chrome</w:t>
            </w:r>
          </w:p>
        </w:tc>
        <w:tc>
          <w:tcPr>
            <w:tcW w:w="2650" w:type="dxa"/>
            <w:noWrap/>
            <w:hideMark/>
          </w:tcPr>
          <w:p w14:paraId="5FDF571C" w14:textId="77777777" w:rsidR="00697FC4" w:rsidRPr="008C72A3" w:rsidRDefault="00697FC4" w:rsidP="00697FC4">
            <w:pPr>
              <w:rPr>
                <w:rFonts w:ascii="Century Gothic" w:eastAsia="SimSun" w:hAnsi="Century Gothic" w:cs="Times New Roman"/>
                <w:sz w:val="20"/>
                <w:lang w:eastAsia="zh-CN"/>
              </w:rPr>
            </w:pPr>
            <w:r w:rsidRPr="008C72A3">
              <w:rPr>
                <w:rFonts w:ascii="Century Gothic" w:eastAsia="SimSun" w:hAnsi="Century Gothic" w:cs="Times New Roman"/>
                <w:sz w:val="20"/>
                <w:lang w:eastAsia="zh-CN"/>
              </w:rPr>
              <w:t>64 and later</w:t>
            </w:r>
          </w:p>
        </w:tc>
      </w:tr>
    </w:tbl>
    <w:p w14:paraId="4E7552B2" w14:textId="77777777" w:rsidR="00697FC4" w:rsidRPr="006827D5" w:rsidRDefault="00697FC4" w:rsidP="00697FC4">
      <w:pPr>
        <w:pStyle w:val="Body"/>
        <w:ind w:left="1298"/>
        <w:rPr>
          <w:rFonts w:ascii="Century Gothic" w:hAnsi="Century Gothic"/>
        </w:rPr>
      </w:pPr>
    </w:p>
    <w:p w14:paraId="63D5B094" w14:textId="09B8D104" w:rsidR="006827D5" w:rsidRDefault="006827D5" w:rsidP="006827D5">
      <w:pPr>
        <w:pStyle w:val="Body"/>
        <w:numPr>
          <w:ilvl w:val="0"/>
          <w:numId w:val="27"/>
        </w:numPr>
        <w:rPr>
          <w:rFonts w:ascii="Century Gothic" w:hAnsi="Century Gothic"/>
        </w:rPr>
      </w:pPr>
      <w:r w:rsidRPr="006827D5">
        <w:rPr>
          <w:rFonts w:ascii="Century Gothic" w:hAnsi="Century Gothic"/>
        </w:rPr>
        <w:lastRenderedPageBreak/>
        <w:t>Platform: The platform layer (or application tier) is where ThingWorx Core resides, which serves as the hub of your ThingWorx environment. The content from the connection layer is ingested, user requests from the client layer are answered, and content is analyzed to generate alerts, etc.</w:t>
      </w:r>
      <w:r w:rsidR="00664DEC">
        <w:rPr>
          <w:rFonts w:ascii="Century Gothic" w:hAnsi="Century Gothic"/>
        </w:rPr>
        <w:t xml:space="preserve"> </w:t>
      </w:r>
    </w:p>
    <w:p w14:paraId="123735F6" w14:textId="2612F8C3" w:rsidR="00664DEC" w:rsidRPr="006827D5" w:rsidRDefault="00664DEC" w:rsidP="00664DEC">
      <w:pPr>
        <w:pStyle w:val="Body"/>
        <w:ind w:left="1298"/>
        <w:rPr>
          <w:rFonts w:ascii="Century Gothic" w:hAnsi="Century Gothic"/>
        </w:rPr>
      </w:pPr>
      <w:r>
        <w:rPr>
          <w:rFonts w:ascii="Century Gothic" w:hAnsi="Century Gothic"/>
        </w:rPr>
        <w:t>ThingWorx Analytics is a also part of the platform layer that is integrated with the ThingWorx core to serve the features required.</w:t>
      </w:r>
    </w:p>
    <w:p w14:paraId="17E3FA3B" w14:textId="3A3925B4" w:rsidR="006827D5" w:rsidRPr="006827D5" w:rsidRDefault="006827D5" w:rsidP="006827D5">
      <w:pPr>
        <w:pStyle w:val="Body"/>
        <w:numPr>
          <w:ilvl w:val="0"/>
          <w:numId w:val="27"/>
        </w:numPr>
        <w:rPr>
          <w:rFonts w:ascii="Century Gothic" w:hAnsi="Century Gothic"/>
        </w:rPr>
      </w:pPr>
      <w:r w:rsidRPr="006827D5">
        <w:rPr>
          <w:rFonts w:ascii="Century Gothic" w:hAnsi="Century Gothic"/>
        </w:rPr>
        <w:t>Database: The database layer maintains two forms of data;</w:t>
      </w:r>
    </w:p>
    <w:p w14:paraId="20036275" w14:textId="60654744" w:rsidR="006827D5" w:rsidRPr="006827D5" w:rsidRDefault="006827D5" w:rsidP="006827D5">
      <w:pPr>
        <w:pStyle w:val="Body"/>
        <w:numPr>
          <w:ilvl w:val="1"/>
          <w:numId w:val="27"/>
        </w:numPr>
        <w:rPr>
          <w:rFonts w:ascii="Century Gothic" w:hAnsi="Century Gothic"/>
        </w:rPr>
      </w:pPr>
      <w:r w:rsidRPr="006827D5">
        <w:rPr>
          <w:rFonts w:ascii="Century Gothic" w:hAnsi="Century Gothic"/>
        </w:rPr>
        <w:t>ThingWorx runtime model definitions and its persisted properties</w:t>
      </w:r>
    </w:p>
    <w:p w14:paraId="6602976C" w14:textId="4BF786A6" w:rsidR="006827D5" w:rsidRDefault="006827D5" w:rsidP="006827D5">
      <w:pPr>
        <w:pStyle w:val="Body"/>
        <w:numPr>
          <w:ilvl w:val="1"/>
          <w:numId w:val="27"/>
        </w:numPr>
        <w:rPr>
          <w:rFonts w:ascii="Century Gothic" w:hAnsi="Century Gothic"/>
        </w:rPr>
      </w:pPr>
      <w:r w:rsidRPr="006827D5">
        <w:rPr>
          <w:rFonts w:ascii="Century Gothic" w:hAnsi="Century Gothic"/>
        </w:rPr>
        <w:t>Tabular type data that is persisted by the runtime model as rows of content in Blogs, Wikis, Streams, ValueStreams, and DataTables.</w:t>
      </w:r>
    </w:p>
    <w:p w14:paraId="39FD1151" w14:textId="56700DF2" w:rsidR="0020217E" w:rsidRDefault="0020217E" w:rsidP="0020217E">
      <w:pPr>
        <w:pStyle w:val="Body"/>
        <w:rPr>
          <w:rFonts w:ascii="Century Gothic" w:hAnsi="Century Gothic"/>
        </w:rPr>
      </w:pPr>
      <w:r>
        <w:rPr>
          <w:rFonts w:ascii="Century Gothic" w:hAnsi="Century Gothic"/>
        </w:rPr>
        <w:t>The core functional architecture for solution is as below.</w:t>
      </w:r>
    </w:p>
    <w:p w14:paraId="5D3E25E6" w14:textId="33E02BCC" w:rsidR="0020217E" w:rsidRDefault="0020217E" w:rsidP="0020217E">
      <w:pPr>
        <w:pStyle w:val="Body"/>
        <w:rPr>
          <w:rFonts w:ascii="Century Gothic" w:hAnsi="Century Gothic"/>
        </w:rPr>
      </w:pPr>
      <w:r>
        <w:rPr>
          <w:rFonts w:ascii="Century Gothic" w:hAnsi="Century Gothic"/>
        </w:rPr>
        <w:t>The initial first year infrastructure is provided through PTC’s Cloud SAAS offerings for initial 500 assets and beyond</w:t>
      </w:r>
    </w:p>
    <w:p w14:paraId="525A2D41" w14:textId="7EABFBF5" w:rsidR="007D6E7A" w:rsidRDefault="008B54D2" w:rsidP="007D6E7A">
      <w:pPr>
        <w:pStyle w:val="Heading3"/>
        <w:rPr>
          <w:rFonts w:ascii="Century Gothic" w:hAnsi="Century Gothic"/>
        </w:rPr>
      </w:pPr>
      <w:bookmarkStart w:id="110" w:name="_Toc34749346"/>
      <w:r>
        <w:rPr>
          <w:rFonts w:ascii="Century Gothic" w:hAnsi="Century Gothic"/>
        </w:rPr>
        <w:t xml:space="preserve">Cloud </w:t>
      </w:r>
      <w:r w:rsidR="007D6E7A">
        <w:rPr>
          <w:rFonts w:ascii="Century Gothic" w:hAnsi="Century Gothic"/>
        </w:rPr>
        <w:t>Deployment</w:t>
      </w:r>
      <w:bookmarkEnd w:id="110"/>
    </w:p>
    <w:p w14:paraId="6886F399" w14:textId="77777777" w:rsidR="007D6E7A" w:rsidRDefault="007D6E7A" w:rsidP="007D6E7A">
      <w:pPr>
        <w:pStyle w:val="Body"/>
        <w:rPr>
          <w:rFonts w:ascii="Century Gothic" w:hAnsi="Century Gothic"/>
          <w:lang w:bidi="gu-IN"/>
        </w:rPr>
      </w:pPr>
    </w:p>
    <w:p w14:paraId="1C3C1E62" w14:textId="77777777" w:rsidR="007D6E7A" w:rsidRDefault="007D6E7A" w:rsidP="007D6E7A">
      <w:pPr>
        <w:pStyle w:val="Body"/>
        <w:rPr>
          <w:rFonts w:ascii="Century Gothic" w:hAnsi="Century Gothic"/>
          <w:lang w:bidi="gu-IN"/>
        </w:rPr>
      </w:pPr>
      <w:r w:rsidRPr="004503B6">
        <w:rPr>
          <w:rFonts w:ascii="Century Gothic" w:hAnsi="Century Gothic"/>
          <w:lang w:bidi="gu-IN"/>
        </w:rPr>
        <w:t>Following instances of the system will be deployed:</w:t>
      </w:r>
    </w:p>
    <w:p w14:paraId="49665B5C" w14:textId="08CF24EE" w:rsidR="007D6E7A" w:rsidRPr="004503B6" w:rsidRDefault="007D6E7A" w:rsidP="007D6E7A">
      <w:pPr>
        <w:pStyle w:val="Body"/>
        <w:rPr>
          <w:rFonts w:ascii="Century Gothic" w:hAnsi="Century Gothic"/>
          <w:lang w:bidi="gu-IN"/>
        </w:rPr>
      </w:pPr>
      <w:r>
        <w:rPr>
          <w:rFonts w:ascii="Century Gothic" w:hAnsi="Century Gothic"/>
          <w:lang w:bidi="gu-IN"/>
        </w:rPr>
        <w:t xml:space="preserve">The current Infrastructure is provided by PTC over the cloud instance. ELGi plans to use own Cloud infrastructure in the future with an addition of Influx DB as a part of scaling requirement. </w:t>
      </w:r>
    </w:p>
    <w:p w14:paraId="76CBB661" w14:textId="77777777" w:rsidR="007D6E7A" w:rsidRPr="00AE462F" w:rsidRDefault="007D6E7A" w:rsidP="007D6E7A">
      <w:pPr>
        <w:pStyle w:val="Body"/>
        <w:numPr>
          <w:ilvl w:val="0"/>
          <w:numId w:val="14"/>
        </w:numPr>
        <w:rPr>
          <w:rFonts w:ascii="Century Gothic" w:hAnsi="Century Gothic"/>
          <w:highlight w:val="yellow"/>
          <w:lang w:bidi="gu-IN"/>
        </w:rPr>
      </w:pPr>
      <w:r w:rsidRPr="00AE462F">
        <w:rPr>
          <w:rFonts w:ascii="Century Gothic" w:hAnsi="Century Gothic"/>
          <w:highlight w:val="yellow"/>
          <w:lang w:bidi="gu-IN"/>
        </w:rPr>
        <w:t>Development (sandbox);</w:t>
      </w:r>
      <w:r>
        <w:rPr>
          <w:rFonts w:ascii="Century Gothic" w:hAnsi="Century Gothic"/>
          <w:highlight w:val="yellow"/>
          <w:lang w:bidi="gu-IN"/>
        </w:rPr>
        <w:t>(Captured in the email sent by PTCCloudServices Team to ELGi)</w:t>
      </w:r>
    </w:p>
    <w:p w14:paraId="00209EE7" w14:textId="2D23FCFE" w:rsidR="007D6E7A" w:rsidRDefault="007D6E7A" w:rsidP="007D6E7A">
      <w:pPr>
        <w:pStyle w:val="Body"/>
        <w:numPr>
          <w:ilvl w:val="0"/>
          <w:numId w:val="14"/>
        </w:numPr>
        <w:rPr>
          <w:rFonts w:ascii="Century Gothic" w:hAnsi="Century Gothic"/>
          <w:highlight w:val="yellow"/>
          <w:lang w:bidi="gu-IN"/>
        </w:rPr>
      </w:pPr>
      <w:r w:rsidRPr="00AE462F">
        <w:rPr>
          <w:rFonts w:ascii="Century Gothic" w:hAnsi="Century Gothic"/>
          <w:highlight w:val="yellow"/>
          <w:lang w:bidi="gu-IN"/>
        </w:rPr>
        <w:t>Production.</w:t>
      </w:r>
    </w:p>
    <w:p w14:paraId="58AD75BD" w14:textId="2934696E" w:rsidR="008C72A3" w:rsidRDefault="008C72A3" w:rsidP="008C72A3">
      <w:pPr>
        <w:pStyle w:val="Body"/>
        <w:rPr>
          <w:ins w:id="111" w:author="Valvi, Ajay" w:date="2020-06-24T14:23:00Z"/>
          <w:rFonts w:ascii="Century Gothic" w:hAnsi="Century Gothic"/>
          <w:highlight w:val="yellow"/>
          <w:lang w:bidi="gu-IN"/>
        </w:rPr>
      </w:pPr>
      <w:commentRangeStart w:id="112"/>
      <w:r>
        <w:rPr>
          <w:rFonts w:ascii="Century Gothic" w:hAnsi="Century Gothic"/>
          <w:noProof/>
          <w:lang w:eastAsia="en-US"/>
        </w:rPr>
        <w:drawing>
          <wp:inline distT="0" distB="0" distL="0" distR="0" wp14:anchorId="39733288" wp14:editId="5ECD3391">
            <wp:extent cx="6153150" cy="3495675"/>
            <wp:effectExtent l="0" t="0" r="0" b="952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3.PNG"/>
                    <pic:cNvPicPr/>
                  </pic:nvPicPr>
                  <pic:blipFill rotWithShape="1">
                    <a:blip r:embed="rId37">
                      <a:extLst>
                        <a:ext uri="{28A0092B-C50C-407E-A947-70E740481C1C}">
                          <a14:useLocalDpi xmlns:a14="http://schemas.microsoft.com/office/drawing/2010/main" val="0"/>
                        </a:ext>
                      </a:extLst>
                    </a:blip>
                    <a:srcRect r="10278" b="9383"/>
                    <a:stretch/>
                  </pic:blipFill>
                  <pic:spPr bwMode="auto">
                    <a:xfrm>
                      <a:off x="0" y="0"/>
                      <a:ext cx="6153150" cy="3495675"/>
                    </a:xfrm>
                    <a:prstGeom prst="rect">
                      <a:avLst/>
                    </a:prstGeom>
                    <a:ln>
                      <a:noFill/>
                    </a:ln>
                    <a:extLst>
                      <a:ext uri="{53640926-AAD7-44D8-BBD7-CCE9431645EC}">
                        <a14:shadowObscured xmlns:a14="http://schemas.microsoft.com/office/drawing/2010/main"/>
                      </a:ext>
                    </a:extLst>
                  </pic:spPr>
                </pic:pic>
              </a:graphicData>
            </a:graphic>
          </wp:inline>
        </w:drawing>
      </w:r>
      <w:commentRangeEnd w:id="112"/>
      <w:r w:rsidR="00AB577E">
        <w:rPr>
          <w:rStyle w:val="CommentReference"/>
          <w:color w:val="000000"/>
        </w:rPr>
        <w:commentReference w:id="112"/>
      </w:r>
    </w:p>
    <w:p w14:paraId="5ABD734E" w14:textId="04B4F3C5" w:rsidR="008E3CA5" w:rsidRPr="00AE462F" w:rsidRDefault="008E3CA5" w:rsidP="008C72A3">
      <w:pPr>
        <w:pStyle w:val="Body"/>
        <w:rPr>
          <w:rFonts w:ascii="Century Gothic" w:hAnsi="Century Gothic"/>
          <w:highlight w:val="yellow"/>
          <w:lang w:bidi="gu-IN"/>
        </w:rPr>
      </w:pPr>
      <w:ins w:id="113" w:author="Valvi, Ajay" w:date="2020-06-24T14:23:00Z">
        <w:r w:rsidRPr="00463800">
          <w:rPr>
            <w:rFonts w:ascii="Century Gothic" w:hAnsi="Century Gothic"/>
            <w:highlight w:val="yellow"/>
            <w:lang w:bidi="gu-IN"/>
          </w:rPr>
          <w:lastRenderedPageBreak/>
          <w:drawing>
            <wp:inline distT="0" distB="0" distL="0" distR="0" wp14:anchorId="2CF87554" wp14:editId="52B9EA29">
              <wp:extent cx="5480033" cy="6105909"/>
              <wp:effectExtent l="0" t="0" r="6985" b="0"/>
              <wp:docPr id="1027" name="Picture 3">
                <a:extLst xmlns:a="http://schemas.openxmlformats.org/drawingml/2006/main">
                  <a:ext uri="{FF2B5EF4-FFF2-40B4-BE49-F238E27FC236}">
                    <a16:creationId xmlns:a16="http://schemas.microsoft.com/office/drawing/2014/main" id="{EB4F46FE-C3ED-4F6A-B795-E019CA579F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a:extLst>
                          <a:ext uri="{FF2B5EF4-FFF2-40B4-BE49-F238E27FC236}">
                            <a16:creationId xmlns:a16="http://schemas.microsoft.com/office/drawing/2014/main" id="{EB4F46FE-C3ED-4F6A-B795-E019CA579F8C}"/>
                          </a:ext>
                        </a:extLst>
                      </pic:cNvPr>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80033" cy="61059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pic:spPr>
                  </pic:pic>
                </a:graphicData>
              </a:graphic>
            </wp:inline>
          </w:drawing>
        </w:r>
      </w:ins>
    </w:p>
    <w:p w14:paraId="7E7CBA8A" w14:textId="77777777" w:rsidR="007D6E7A" w:rsidRDefault="007D6E7A" w:rsidP="007D6E7A">
      <w:pPr>
        <w:pStyle w:val="Heading3"/>
        <w:rPr>
          <w:rFonts w:ascii="Century Gothic" w:hAnsi="Century Gothic"/>
        </w:rPr>
      </w:pPr>
      <w:bookmarkStart w:id="114" w:name="_Toc34749347"/>
      <w:r>
        <w:rPr>
          <w:rFonts w:ascii="Century Gothic" w:hAnsi="Century Gothic"/>
        </w:rPr>
        <w:t>Data Storage</w:t>
      </w:r>
      <w:bookmarkEnd w:id="114"/>
    </w:p>
    <w:p w14:paraId="120D29F0" w14:textId="77777777" w:rsidR="007D6E7A" w:rsidRPr="004503B6" w:rsidRDefault="007D6E7A" w:rsidP="007D6E7A">
      <w:pPr>
        <w:pStyle w:val="Body"/>
        <w:rPr>
          <w:rFonts w:ascii="Century Gothic" w:hAnsi="Century Gothic"/>
          <w:lang w:bidi="gu-IN"/>
        </w:rPr>
      </w:pPr>
      <w:r w:rsidRPr="004503B6">
        <w:rPr>
          <w:rFonts w:ascii="Century Gothic" w:hAnsi="Century Gothic"/>
          <w:lang w:bidi="gu-IN"/>
        </w:rPr>
        <w:t>The solution will be use following storage setup:</w:t>
      </w:r>
    </w:p>
    <w:p w14:paraId="1E0E89F9" w14:textId="2FAE28F5" w:rsidR="007D6E7A" w:rsidRPr="004503B6" w:rsidRDefault="007D6E7A" w:rsidP="007D6E7A">
      <w:pPr>
        <w:pStyle w:val="Body"/>
        <w:numPr>
          <w:ilvl w:val="0"/>
          <w:numId w:val="14"/>
        </w:numPr>
        <w:rPr>
          <w:rFonts w:ascii="Century Gothic" w:hAnsi="Century Gothic"/>
          <w:lang w:bidi="gu-IN"/>
        </w:rPr>
      </w:pPr>
      <w:r w:rsidRPr="004503B6">
        <w:rPr>
          <w:rFonts w:ascii="Century Gothic" w:hAnsi="Century Gothic"/>
          <w:lang w:bidi="gu-IN"/>
        </w:rPr>
        <w:t xml:space="preserve">Reference data: </w:t>
      </w:r>
      <w:commentRangeStart w:id="115"/>
      <w:r w:rsidRPr="004503B6">
        <w:rPr>
          <w:rFonts w:ascii="Century Gothic" w:hAnsi="Century Gothic"/>
          <w:lang w:bidi="gu-IN"/>
        </w:rPr>
        <w:t>PostgreSQL</w:t>
      </w:r>
      <w:commentRangeEnd w:id="115"/>
      <w:r w:rsidR="00AB577E">
        <w:rPr>
          <w:rStyle w:val="CommentReference"/>
          <w:color w:val="000000"/>
        </w:rPr>
        <w:commentReference w:id="115"/>
      </w:r>
      <w:r>
        <w:rPr>
          <w:rFonts w:ascii="Century Gothic" w:hAnsi="Century Gothic"/>
          <w:lang w:bidi="gu-IN"/>
        </w:rPr>
        <w:t xml:space="preserve"> (For the first </w:t>
      </w:r>
      <w:r w:rsidR="00664DEC">
        <w:rPr>
          <w:rFonts w:ascii="Century Gothic" w:hAnsi="Century Gothic"/>
          <w:lang w:bidi="gu-IN"/>
        </w:rPr>
        <w:t xml:space="preserve">year min </w:t>
      </w:r>
      <w:r>
        <w:rPr>
          <w:rFonts w:ascii="Century Gothic" w:hAnsi="Century Gothic"/>
          <w:lang w:bidi="gu-IN"/>
        </w:rPr>
        <w:t xml:space="preserve">500 devices) </w:t>
      </w:r>
    </w:p>
    <w:p w14:paraId="2ECFC843" w14:textId="40DE1E3E" w:rsidR="007D6E7A" w:rsidRDefault="007D6E7A" w:rsidP="007D6E7A">
      <w:pPr>
        <w:pStyle w:val="Body"/>
        <w:numPr>
          <w:ilvl w:val="0"/>
          <w:numId w:val="14"/>
        </w:numPr>
        <w:rPr>
          <w:rFonts w:ascii="Century Gothic" w:hAnsi="Century Gothic"/>
          <w:lang w:bidi="gu-IN"/>
        </w:rPr>
      </w:pPr>
      <w:r w:rsidRPr="00730114">
        <w:rPr>
          <w:rFonts w:ascii="Century Gothic" w:hAnsi="Century Gothic"/>
          <w:lang w:bidi="gu-IN"/>
        </w:rPr>
        <w:t xml:space="preserve">Time series data: </w:t>
      </w:r>
      <w:commentRangeStart w:id="116"/>
      <w:r w:rsidRPr="00730114">
        <w:rPr>
          <w:rFonts w:ascii="Century Gothic" w:hAnsi="Century Gothic"/>
          <w:lang w:bidi="gu-IN"/>
        </w:rPr>
        <w:t>Influx DB</w:t>
      </w:r>
      <w:commentRangeEnd w:id="116"/>
      <w:r w:rsidR="00AB577E">
        <w:rPr>
          <w:rStyle w:val="CommentReference"/>
          <w:color w:val="000000"/>
        </w:rPr>
        <w:commentReference w:id="116"/>
      </w:r>
      <w:r w:rsidRPr="00730114">
        <w:rPr>
          <w:rFonts w:ascii="Century Gothic" w:hAnsi="Century Gothic"/>
          <w:lang w:bidi="gu-IN"/>
        </w:rPr>
        <w:t xml:space="preserve"> (clustered | not clustered) (Eventually Influx DB will be used as a part of scaling)</w:t>
      </w:r>
    </w:p>
    <w:p w14:paraId="243AFC5A" w14:textId="5E19D2CD" w:rsidR="00664DEC" w:rsidRDefault="00664DEC" w:rsidP="007D6E7A">
      <w:pPr>
        <w:pStyle w:val="Body"/>
        <w:numPr>
          <w:ilvl w:val="0"/>
          <w:numId w:val="14"/>
        </w:numPr>
        <w:rPr>
          <w:rFonts w:ascii="Century Gothic" w:hAnsi="Century Gothic"/>
          <w:highlight w:val="yellow"/>
          <w:lang w:bidi="gu-IN"/>
        </w:rPr>
      </w:pPr>
      <w:r w:rsidRPr="008C72A3">
        <w:rPr>
          <w:rFonts w:ascii="Century Gothic" w:hAnsi="Century Gothic"/>
          <w:highlight w:val="yellow"/>
          <w:lang w:bidi="gu-IN"/>
        </w:rPr>
        <w:t xml:space="preserve">Data Retention and archival policy </w:t>
      </w:r>
      <w:r w:rsidR="008C72A3">
        <w:rPr>
          <w:rFonts w:ascii="Century Gothic" w:hAnsi="Century Gothic"/>
          <w:highlight w:val="yellow"/>
          <w:lang w:bidi="gu-IN"/>
        </w:rPr>
        <w:t xml:space="preserve">to be </w:t>
      </w:r>
      <w:r w:rsidRPr="008C72A3">
        <w:rPr>
          <w:rFonts w:ascii="Century Gothic" w:hAnsi="Century Gothic"/>
          <w:highlight w:val="yellow"/>
          <w:lang w:bidi="gu-IN"/>
        </w:rPr>
        <w:t>defined with ELGi</w:t>
      </w:r>
      <w:r w:rsidR="008B54D2">
        <w:rPr>
          <w:rFonts w:ascii="Century Gothic" w:hAnsi="Century Gothic"/>
          <w:highlight w:val="yellow"/>
          <w:lang w:bidi="gu-IN"/>
        </w:rPr>
        <w:t>, provided a separate database is provided</w:t>
      </w:r>
      <w:r w:rsidRPr="008C72A3">
        <w:rPr>
          <w:rFonts w:ascii="Century Gothic" w:hAnsi="Century Gothic"/>
          <w:highlight w:val="yellow"/>
          <w:lang w:bidi="gu-IN"/>
        </w:rPr>
        <w:t>.</w:t>
      </w:r>
    </w:p>
    <w:p w14:paraId="1EBEBF37" w14:textId="16846ECB" w:rsidR="00372B96" w:rsidRPr="004503B6" w:rsidRDefault="00AE5DE7" w:rsidP="00F76A8E">
      <w:pPr>
        <w:pStyle w:val="Heading1"/>
        <w:rPr>
          <w:rFonts w:ascii="Century Gothic" w:hAnsi="Century Gothic"/>
        </w:rPr>
      </w:pPr>
      <w:bookmarkStart w:id="117" w:name="_Toc34749348"/>
      <w:r>
        <w:rPr>
          <w:rFonts w:ascii="Century Gothic" w:hAnsi="Century Gothic"/>
        </w:rPr>
        <w:lastRenderedPageBreak/>
        <w:t>Solution Artifacts</w:t>
      </w:r>
      <w:bookmarkEnd w:id="117"/>
    </w:p>
    <w:p w14:paraId="16BA713B" w14:textId="77777777" w:rsidR="00372B96" w:rsidRPr="004503B6" w:rsidRDefault="00117270" w:rsidP="007B6B7D">
      <w:pPr>
        <w:pStyle w:val="Body"/>
        <w:rPr>
          <w:rFonts w:ascii="Century Gothic" w:hAnsi="Century Gothic"/>
        </w:rPr>
      </w:pPr>
      <w:r w:rsidRPr="004503B6">
        <w:rPr>
          <w:rFonts w:ascii="Century Gothic" w:hAnsi="Century Gothic"/>
        </w:rPr>
        <w:t>Use cases are used to capture user-system interaction during business scenarios. As use cases are developed to describe the application behavior of the system and general sequence of events, the process description is elaborated to reflect user-system int</w:t>
      </w:r>
      <w:r w:rsidR="00B45B1F" w:rsidRPr="004503B6">
        <w:rPr>
          <w:rFonts w:ascii="Century Gothic" w:hAnsi="Century Gothic"/>
        </w:rPr>
        <w:t xml:space="preserve">eraction at task level detail. </w:t>
      </w:r>
      <w:r w:rsidRPr="004503B6">
        <w:rPr>
          <w:rFonts w:ascii="Century Gothic" w:hAnsi="Century Gothic"/>
        </w:rPr>
        <w:t>Use cases and use case scenarios can then be applied for the purpose of application design and validation.</w:t>
      </w:r>
    </w:p>
    <w:p w14:paraId="0996AC85" w14:textId="77777777" w:rsidR="00117270" w:rsidRPr="004503B6" w:rsidRDefault="00B45B1F" w:rsidP="008C461D">
      <w:pPr>
        <w:pStyle w:val="Body"/>
        <w:rPr>
          <w:rFonts w:ascii="Century Gothic" w:hAnsi="Century Gothic"/>
        </w:rPr>
      </w:pPr>
      <w:r w:rsidRPr="004503B6">
        <w:rPr>
          <w:rFonts w:ascii="Century Gothic" w:hAnsi="Century Gothic"/>
        </w:rPr>
        <w:t xml:space="preserve">This chapter provides a list of all </w:t>
      </w:r>
      <w:r w:rsidR="00AA6BA4" w:rsidRPr="004503B6">
        <w:rPr>
          <w:rFonts w:ascii="Century Gothic" w:hAnsi="Century Gothic"/>
        </w:rPr>
        <w:t xml:space="preserve">the </w:t>
      </w:r>
      <w:r w:rsidRPr="004503B6">
        <w:rPr>
          <w:rFonts w:ascii="Century Gothic" w:hAnsi="Century Gothic"/>
        </w:rPr>
        <w:t xml:space="preserve">Use Cases which </w:t>
      </w:r>
      <w:r w:rsidR="00AA6BA4" w:rsidRPr="004503B6">
        <w:rPr>
          <w:rFonts w:ascii="Century Gothic" w:hAnsi="Century Gothic"/>
        </w:rPr>
        <w:t>are</w:t>
      </w:r>
      <w:r w:rsidRPr="004503B6">
        <w:rPr>
          <w:rFonts w:ascii="Century Gothic" w:hAnsi="Century Gothic"/>
        </w:rPr>
        <w:t xml:space="preserve"> implemented </w:t>
      </w:r>
      <w:r w:rsidR="00AA6BA4" w:rsidRPr="004503B6">
        <w:rPr>
          <w:rFonts w:ascii="Century Gothic" w:hAnsi="Century Gothic"/>
        </w:rPr>
        <w:t>by</w:t>
      </w:r>
      <w:r w:rsidRPr="004503B6">
        <w:rPr>
          <w:rFonts w:ascii="Century Gothic" w:hAnsi="Century Gothic"/>
        </w:rPr>
        <w:t xml:space="preserve"> this project</w:t>
      </w:r>
      <w:r w:rsidR="00AA6BA4" w:rsidRPr="004503B6">
        <w:rPr>
          <w:rFonts w:ascii="Century Gothic" w:hAnsi="Century Gothic"/>
        </w:rPr>
        <w:t xml:space="preserve">. Secondly, paragraphs below, describe in detail </w:t>
      </w:r>
      <w:r w:rsidRPr="004503B6">
        <w:rPr>
          <w:rFonts w:ascii="Century Gothic" w:hAnsi="Century Gothic"/>
        </w:rPr>
        <w:t xml:space="preserve">changes </w:t>
      </w:r>
      <w:r w:rsidR="00AA6BA4" w:rsidRPr="004503B6">
        <w:rPr>
          <w:rFonts w:ascii="Century Gothic" w:hAnsi="Century Gothic"/>
        </w:rPr>
        <w:t xml:space="preserve">to </w:t>
      </w:r>
      <w:r w:rsidRPr="004503B6">
        <w:rPr>
          <w:rFonts w:ascii="Century Gothic" w:hAnsi="Century Gothic"/>
        </w:rPr>
        <w:t xml:space="preserve">each </w:t>
      </w:r>
      <w:r w:rsidR="00AA6BA4" w:rsidRPr="004503B6">
        <w:rPr>
          <w:rFonts w:ascii="Century Gothic" w:hAnsi="Century Gothic"/>
        </w:rPr>
        <w:t xml:space="preserve">of the </w:t>
      </w:r>
      <w:r w:rsidRPr="004503B6">
        <w:rPr>
          <w:rFonts w:ascii="Century Gothic" w:hAnsi="Century Gothic"/>
        </w:rPr>
        <w:t>impacted system</w:t>
      </w:r>
      <w:r w:rsidR="00AA6BA4" w:rsidRPr="004503B6">
        <w:rPr>
          <w:rFonts w:ascii="Century Gothic" w:hAnsi="Century Gothic"/>
        </w:rPr>
        <w:t>s</w:t>
      </w:r>
      <w:r w:rsidRPr="004503B6">
        <w:rPr>
          <w:rFonts w:ascii="Century Gothic" w:hAnsi="Century Gothic"/>
        </w:rPr>
        <w:t>. The structure of this section is use case biased, which means that each use case is listed as heading section with sub-sections for details of the implementation</w:t>
      </w:r>
      <w:r w:rsidR="00AA6BA4" w:rsidRPr="004503B6">
        <w:rPr>
          <w:rFonts w:ascii="Century Gothic" w:hAnsi="Century Gothic"/>
        </w:rPr>
        <w:t>.</w:t>
      </w:r>
    </w:p>
    <w:p w14:paraId="746513C0" w14:textId="0E7FDCF5" w:rsidR="00B45B1F" w:rsidRPr="004503B6" w:rsidRDefault="00211707" w:rsidP="008C461D">
      <w:pPr>
        <w:pStyle w:val="Body"/>
        <w:rPr>
          <w:rFonts w:ascii="Century Gothic" w:hAnsi="Century Gothic"/>
        </w:rPr>
      </w:pPr>
      <w:r>
        <w:rPr>
          <w:rFonts w:ascii="Century Gothic" w:hAnsi="Century Gothic"/>
        </w:rPr>
        <w:t>Please refer to the Development Plan for details on the service snippets.</w:t>
      </w:r>
    </w:p>
    <w:p w14:paraId="64B397BF" w14:textId="32F27F21" w:rsidR="00B45B1F" w:rsidRPr="004503B6" w:rsidRDefault="002E3652" w:rsidP="002E3652">
      <w:pPr>
        <w:pStyle w:val="Heading2"/>
        <w:rPr>
          <w:rFonts w:ascii="Century Gothic" w:hAnsi="Century Gothic"/>
        </w:rPr>
      </w:pPr>
      <w:bookmarkStart w:id="118" w:name="_Toc34749349"/>
      <w:r w:rsidRPr="004503B6">
        <w:rPr>
          <w:rFonts w:ascii="Century Gothic" w:hAnsi="Century Gothic"/>
        </w:rPr>
        <w:t xml:space="preserve">Use Case 1: </w:t>
      </w:r>
      <w:r w:rsidR="00964BB2">
        <w:rPr>
          <w:rFonts w:ascii="Century Gothic" w:hAnsi="Century Gothic"/>
        </w:rPr>
        <w:t>Generic Services</w:t>
      </w:r>
      <w:bookmarkEnd w:id="118"/>
    </w:p>
    <w:p w14:paraId="58D162E9" w14:textId="77777777" w:rsidR="00721142" w:rsidRPr="004503B6" w:rsidRDefault="00721142" w:rsidP="002E3652">
      <w:pPr>
        <w:pStyle w:val="Body"/>
        <w:rPr>
          <w:rFonts w:ascii="Century Gothic" w:hAnsi="Century Gothic"/>
        </w:rPr>
      </w:pPr>
      <w:r w:rsidRPr="004503B6">
        <w:rPr>
          <w:rFonts w:ascii="Century Gothic" w:hAnsi="Century Gothic"/>
          <w:noProof/>
          <w:lang w:eastAsia="en-US"/>
        </w:rPr>
        <mc:AlternateContent>
          <mc:Choice Requires="wps">
            <w:drawing>
              <wp:inline distT="0" distB="0" distL="0" distR="0" wp14:anchorId="1817CDEF" wp14:editId="1CD76D89">
                <wp:extent cx="5924550" cy="4572000"/>
                <wp:effectExtent l="0" t="0" r="19050" b="1333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0"/>
                        </a:xfrm>
                        <a:prstGeom prst="rect">
                          <a:avLst/>
                        </a:prstGeom>
                        <a:solidFill>
                          <a:schemeClr val="accent3">
                            <a:lumMod val="60000"/>
                            <a:lumOff val="40000"/>
                          </a:schemeClr>
                        </a:solidFill>
                        <a:ln w="9525">
                          <a:solidFill>
                            <a:srgbClr val="000000"/>
                          </a:solidFill>
                          <a:miter lim="800000"/>
                          <a:headEnd/>
                          <a:tailEnd/>
                        </a:ln>
                      </wps:spPr>
                      <wps:txbx>
                        <w:txbxContent>
                          <w:p w14:paraId="6E00FA3A" w14:textId="2ECD343B" w:rsidR="008E3CA5" w:rsidRPr="00964BB2" w:rsidRDefault="008E3CA5" w:rsidP="00721142">
                            <w:pPr>
                              <w:pStyle w:val="TechnicalNote"/>
                              <w:rPr>
                                <w:rFonts w:ascii="Century Gothic" w:hAnsi="Century Gothic"/>
                              </w:rPr>
                            </w:pPr>
                            <w:r w:rsidRPr="00964BB2">
                              <w:rPr>
                                <w:rFonts w:ascii="Century Gothic" w:hAnsi="Century Gothic"/>
                              </w:rPr>
                              <w:t>This use case talks about the generic services that will be a part of the system. These services will be existing as the wrapper services which will be utilized for performing several operations not specifically binded to a particular asset.</w:t>
                            </w:r>
                          </w:p>
                        </w:txbxContent>
                      </wps:txbx>
                      <wps:bodyPr rot="0" vert="horz" wrap="square" lIns="91440" tIns="45720" rIns="91440" bIns="45720" anchor="t" anchorCtr="0">
                        <a:spAutoFit/>
                      </wps:bodyPr>
                    </wps:wsp>
                  </a:graphicData>
                </a:graphic>
              </wp:inline>
            </w:drawing>
          </mc:Choice>
          <mc:Fallback>
            <w:pict>
              <v:shape w14:anchorId="1817CDEF" id="_x0000_s1077" type="#_x0000_t202" style="width:466.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" fillcolor="#c2d69b [1942]">
                <v:textbox style="mso-fit-shape-to-text:t">
                  <w:txbxContent>
                    <w:p w14:paraId="6E00FA3A" w14:textId="2ECD343B" w:rsidR="008E3CA5" w:rsidRPr="00964BB2" w:rsidRDefault="008E3CA5" w:rsidP="00721142">
                      <w:pPr>
                        <w:pStyle w:val="TechnicalNote"/>
                        <w:rPr>
                          <w:rFonts w:ascii="Century Gothic" w:hAnsi="Century Gothic"/>
                        </w:rPr>
                      </w:pPr>
                      <w:r w:rsidRPr="00964BB2">
                        <w:rPr>
                          <w:rFonts w:ascii="Century Gothic" w:hAnsi="Century Gothic"/>
                        </w:rPr>
                        <w:t>This use case talks about the generic services that will be a part of the system. These services will be existing as the wrapper services which will be utilized for performing several operations not specifically binded to a particular asset.</w:t>
                      </w:r>
                    </w:p>
                  </w:txbxContent>
                </v:textbox>
                <w10:anchorlock/>
              </v:shape>
            </w:pict>
          </mc:Fallback>
        </mc:AlternateContent>
      </w:r>
    </w:p>
    <w:p w14:paraId="048D92FD" w14:textId="332CB7D3" w:rsidR="00EF2FC0" w:rsidRPr="004503B6" w:rsidRDefault="00AE5DE7" w:rsidP="00B65CC4">
      <w:pPr>
        <w:pStyle w:val="Heading3"/>
        <w:rPr>
          <w:rFonts w:ascii="Century Gothic" w:hAnsi="Century Gothic"/>
        </w:rPr>
      </w:pPr>
      <w:bookmarkStart w:id="119" w:name="_Toc34749350"/>
      <w:r>
        <w:rPr>
          <w:rFonts w:ascii="Century Gothic" w:hAnsi="Century Gothic"/>
        </w:rPr>
        <w:t>Snippet Details</w:t>
      </w:r>
      <w:bookmarkEnd w:id="119"/>
    </w:p>
    <w:p w14:paraId="03852C3F" w14:textId="619FA76E" w:rsidR="00B65CC4" w:rsidRDefault="00B65CC4" w:rsidP="00B65CC4">
      <w:pPr>
        <w:pStyle w:val="Body"/>
        <w:rPr>
          <w:rFonts w:ascii="Century Gothic" w:hAnsi="Century Gothic"/>
        </w:rPr>
      </w:pPr>
      <w:r w:rsidRPr="004503B6">
        <w:rPr>
          <w:rFonts w:ascii="Century Gothic" w:hAnsi="Century Gothic"/>
        </w:rPr>
        <w:t>Implementation of this Use Case will be realized by the following artifacts and work items:</w:t>
      </w:r>
    </w:p>
    <w:p w14:paraId="11D3EE63" w14:textId="794F92A4" w:rsidR="001013D4" w:rsidRDefault="001013D4" w:rsidP="001013D4">
      <w:pPr>
        <w:pStyle w:val="Heading4"/>
        <w:rPr>
          <w:rFonts w:ascii="Century Gothic" w:hAnsi="Century Gothic"/>
        </w:rPr>
      </w:pPr>
      <w:r>
        <w:rPr>
          <w:rFonts w:ascii="Century Gothic" w:hAnsi="Century Gothic"/>
        </w:rPr>
        <w:t>Device Registration</w:t>
      </w:r>
    </w:p>
    <w:p w14:paraId="7CB9A738" w14:textId="7951031B" w:rsidR="001013D4" w:rsidRPr="001013D4" w:rsidRDefault="001013D4" w:rsidP="001013D4">
      <w:pPr>
        <w:pStyle w:val="Body"/>
        <w:rPr>
          <w:rFonts w:ascii="Century Gothic" w:hAnsi="Century Gothic"/>
        </w:rPr>
      </w:pPr>
    </w:p>
    <w:tbl>
      <w:tblPr>
        <w:tblStyle w:val="TableGrid"/>
        <w:tblW w:w="0" w:type="auto"/>
        <w:tblLook w:val="04A0" w:firstRow="1" w:lastRow="0" w:firstColumn="1" w:lastColumn="0" w:noHBand="0" w:noVBand="1"/>
      </w:tblPr>
      <w:tblGrid>
        <w:gridCol w:w="3303"/>
        <w:gridCol w:w="2273"/>
        <w:gridCol w:w="2113"/>
        <w:gridCol w:w="2523"/>
      </w:tblGrid>
      <w:tr w:rsidR="001013D4" w14:paraId="1107ACDA" w14:textId="77777777" w:rsidTr="00101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5432C8DE" w14:textId="2125800E" w:rsidR="001013D4" w:rsidRDefault="001013D4" w:rsidP="001013D4">
            <w:pPr>
              <w:pStyle w:val="Body"/>
              <w:ind w:left="0"/>
              <w:rPr>
                <w:rFonts w:ascii="Century Gothic" w:hAnsi="Century Gothic"/>
              </w:rPr>
            </w:pPr>
            <w:r>
              <w:rPr>
                <w:rFonts w:ascii="Century Gothic" w:hAnsi="Century Gothic"/>
              </w:rPr>
              <w:t>Template Name</w:t>
            </w:r>
          </w:p>
        </w:tc>
        <w:tc>
          <w:tcPr>
            <w:tcW w:w="2273" w:type="dxa"/>
          </w:tcPr>
          <w:p w14:paraId="3B50C8A9" w14:textId="5F384F26" w:rsidR="001013D4" w:rsidRDefault="001013D4" w:rsidP="001013D4">
            <w:pPr>
              <w:pStyle w:val="Body"/>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Entity Type</w:t>
            </w:r>
          </w:p>
        </w:tc>
        <w:tc>
          <w:tcPr>
            <w:tcW w:w="2113" w:type="dxa"/>
          </w:tcPr>
          <w:p w14:paraId="0F285EE1" w14:textId="37ADBA05" w:rsidR="001013D4" w:rsidRDefault="001013D4" w:rsidP="001013D4">
            <w:pPr>
              <w:pStyle w:val="Body"/>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Extends</w:t>
            </w:r>
          </w:p>
        </w:tc>
        <w:tc>
          <w:tcPr>
            <w:tcW w:w="2523" w:type="dxa"/>
          </w:tcPr>
          <w:p w14:paraId="252ED755" w14:textId="1FC6228E" w:rsidR="001013D4" w:rsidRDefault="001013D4" w:rsidP="001013D4">
            <w:pPr>
              <w:pStyle w:val="Body"/>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User Access Restrictions</w:t>
            </w:r>
          </w:p>
        </w:tc>
      </w:tr>
      <w:tr w:rsidR="001013D4" w14:paraId="4446BEEF" w14:textId="77777777" w:rsidTr="001013D4">
        <w:tc>
          <w:tcPr>
            <w:cnfStyle w:val="001000000000" w:firstRow="0" w:lastRow="0" w:firstColumn="1" w:lastColumn="0" w:oddVBand="0" w:evenVBand="0" w:oddHBand="0" w:evenHBand="0" w:firstRowFirstColumn="0" w:firstRowLastColumn="0" w:lastRowFirstColumn="0" w:lastRowLastColumn="0"/>
            <w:tcW w:w="3303" w:type="dxa"/>
          </w:tcPr>
          <w:p w14:paraId="6E7ED9EB" w14:textId="25BB37B3" w:rsidR="001013D4" w:rsidRDefault="001013D4" w:rsidP="001013D4">
            <w:pPr>
              <w:pStyle w:val="Body"/>
              <w:ind w:left="0"/>
              <w:rPr>
                <w:rFonts w:ascii="Century Gothic" w:hAnsi="Century Gothic"/>
              </w:rPr>
            </w:pPr>
            <w:r>
              <w:rPr>
                <w:rFonts w:ascii="Century Gothic" w:hAnsi="Century Gothic"/>
              </w:rPr>
              <w:t>ELGi.DeviceRegistrationThing</w:t>
            </w:r>
          </w:p>
        </w:tc>
        <w:tc>
          <w:tcPr>
            <w:tcW w:w="2273" w:type="dxa"/>
          </w:tcPr>
          <w:p w14:paraId="137B0B74" w14:textId="046EE2CD" w:rsidR="001013D4" w:rsidRDefault="001013D4" w:rsidP="001013D4">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Thing</w:t>
            </w:r>
          </w:p>
        </w:tc>
        <w:tc>
          <w:tcPr>
            <w:tcW w:w="2113" w:type="dxa"/>
          </w:tcPr>
          <w:p w14:paraId="3844561D" w14:textId="203FF648" w:rsidR="001013D4" w:rsidRDefault="001013D4" w:rsidP="001013D4">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Generic Thing</w:t>
            </w:r>
          </w:p>
        </w:tc>
        <w:tc>
          <w:tcPr>
            <w:tcW w:w="2523" w:type="dxa"/>
          </w:tcPr>
          <w:p w14:paraId="72731703" w14:textId="398645A2" w:rsidR="001013D4" w:rsidRDefault="001013D4" w:rsidP="001013D4">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ELGi Admin</w:t>
            </w:r>
          </w:p>
        </w:tc>
      </w:tr>
    </w:tbl>
    <w:p w14:paraId="33F11513" w14:textId="6F2A2EC4" w:rsidR="001013D4" w:rsidRDefault="001013D4" w:rsidP="001013D4">
      <w:pPr>
        <w:pStyle w:val="Body"/>
        <w:rPr>
          <w:rFonts w:ascii="Century Gothic" w:hAnsi="Century Gothic"/>
        </w:rPr>
      </w:pPr>
    </w:p>
    <w:p w14:paraId="40510A04" w14:textId="3C504CAF" w:rsidR="001013D4" w:rsidRDefault="001013D4" w:rsidP="001013D4">
      <w:pPr>
        <w:pStyle w:val="Body"/>
        <w:rPr>
          <w:rFonts w:ascii="Century Gothic" w:hAnsi="Century Gothic"/>
        </w:rPr>
      </w:pPr>
      <w:r>
        <w:rPr>
          <w:rFonts w:ascii="Century Gothic" w:hAnsi="Century Gothic"/>
        </w:rPr>
        <w:t>The following are the service details:</w:t>
      </w:r>
    </w:p>
    <w:tbl>
      <w:tblPr>
        <w:tblStyle w:val="TableGrid"/>
        <w:tblW w:w="0" w:type="auto"/>
        <w:tblLook w:val="04A0" w:firstRow="1" w:lastRow="0" w:firstColumn="1" w:lastColumn="0" w:noHBand="0" w:noVBand="1"/>
      </w:tblPr>
      <w:tblGrid>
        <w:gridCol w:w="3226"/>
        <w:gridCol w:w="2219"/>
        <w:gridCol w:w="2308"/>
        <w:gridCol w:w="2459"/>
      </w:tblGrid>
      <w:tr w:rsidR="00C73E7F" w14:paraId="0A3B8F58" w14:textId="77777777" w:rsidTr="00B70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5841253F" w14:textId="4C9ADF9D" w:rsidR="00C73E7F" w:rsidRDefault="00C73E7F" w:rsidP="00B708E1">
            <w:pPr>
              <w:pStyle w:val="Body"/>
              <w:ind w:left="0"/>
              <w:rPr>
                <w:rFonts w:ascii="Century Gothic" w:hAnsi="Century Gothic"/>
              </w:rPr>
            </w:pPr>
            <w:r>
              <w:rPr>
                <w:rFonts w:ascii="Century Gothic" w:hAnsi="Century Gothic"/>
              </w:rPr>
              <w:t>Service Name</w:t>
            </w:r>
          </w:p>
        </w:tc>
        <w:tc>
          <w:tcPr>
            <w:tcW w:w="2273" w:type="dxa"/>
          </w:tcPr>
          <w:p w14:paraId="563EB92D" w14:textId="10CDC498" w:rsidR="00C73E7F" w:rsidRDefault="00C73E7F" w:rsidP="00B708E1">
            <w:pPr>
              <w:pStyle w:val="Body"/>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Input</w:t>
            </w:r>
          </w:p>
        </w:tc>
        <w:tc>
          <w:tcPr>
            <w:tcW w:w="2113" w:type="dxa"/>
          </w:tcPr>
          <w:p w14:paraId="3F52E4A4" w14:textId="6C6E4FA9" w:rsidR="00C73E7F" w:rsidRDefault="00C73E7F" w:rsidP="00B708E1">
            <w:pPr>
              <w:pStyle w:val="Body"/>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Output</w:t>
            </w:r>
          </w:p>
        </w:tc>
        <w:tc>
          <w:tcPr>
            <w:tcW w:w="2523" w:type="dxa"/>
          </w:tcPr>
          <w:p w14:paraId="6A1A33A1" w14:textId="3031BA8B" w:rsidR="00C73E7F" w:rsidRDefault="00C73E7F" w:rsidP="00B708E1">
            <w:pPr>
              <w:pStyle w:val="Body"/>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Business Logic</w:t>
            </w:r>
          </w:p>
        </w:tc>
      </w:tr>
      <w:tr w:rsidR="00C73E7F" w14:paraId="273A1F39" w14:textId="77777777" w:rsidTr="00B708E1">
        <w:tc>
          <w:tcPr>
            <w:cnfStyle w:val="001000000000" w:firstRow="0" w:lastRow="0" w:firstColumn="1" w:lastColumn="0" w:oddVBand="0" w:evenVBand="0" w:oddHBand="0" w:evenHBand="0" w:firstRowFirstColumn="0" w:firstRowLastColumn="0" w:lastRowFirstColumn="0" w:lastRowLastColumn="0"/>
            <w:tcW w:w="3303" w:type="dxa"/>
          </w:tcPr>
          <w:p w14:paraId="29F6CD01" w14:textId="496DC874" w:rsidR="00C73E7F" w:rsidRDefault="00C73E7F" w:rsidP="00B708E1">
            <w:pPr>
              <w:pStyle w:val="Body"/>
              <w:ind w:left="0"/>
              <w:rPr>
                <w:rFonts w:ascii="Century Gothic" w:hAnsi="Century Gothic"/>
              </w:rPr>
            </w:pPr>
            <w:r>
              <w:rPr>
                <w:rFonts w:ascii="Century Gothic" w:hAnsi="Century Gothic"/>
              </w:rPr>
              <w:t>RegisterNewDevice</w:t>
            </w:r>
          </w:p>
        </w:tc>
        <w:tc>
          <w:tcPr>
            <w:tcW w:w="2273" w:type="dxa"/>
          </w:tcPr>
          <w:p w14:paraId="7C237561" w14:textId="32800F74" w:rsidR="00C73E7F" w:rsidRDefault="00C73E7F"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Device FAB Number</w:t>
            </w:r>
          </w:p>
        </w:tc>
        <w:tc>
          <w:tcPr>
            <w:tcW w:w="2113" w:type="dxa"/>
          </w:tcPr>
          <w:p w14:paraId="68E3E8EA" w14:textId="77777777" w:rsidR="00C73E7F" w:rsidRDefault="00810004"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Machine type details</w:t>
            </w:r>
          </w:p>
          <w:p w14:paraId="775AF828" w14:textId="7DF64C86" w:rsidR="009C5A13" w:rsidRDefault="009C5A13"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(Infotable/DataShape)</w:t>
            </w:r>
          </w:p>
        </w:tc>
        <w:tc>
          <w:tcPr>
            <w:tcW w:w="2523" w:type="dxa"/>
          </w:tcPr>
          <w:p w14:paraId="77EF025A" w14:textId="7C5EEC1F" w:rsidR="00C73E7F" w:rsidRDefault="00C73E7F"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 xml:space="preserve">This service takes the FAB number as an input parameter and </w:t>
            </w:r>
            <w:r w:rsidR="00810004">
              <w:rPr>
                <w:rFonts w:ascii="Century Gothic" w:hAnsi="Century Gothic"/>
              </w:rPr>
              <w:t xml:space="preserve">queries the LN system of ELGi (configured as a web service request) to get the details of </w:t>
            </w:r>
            <w:r w:rsidR="009C5A13">
              <w:rPr>
                <w:rFonts w:ascii="Century Gothic" w:hAnsi="Century Gothic"/>
              </w:rPr>
              <w:t>the corresponding device from LN.</w:t>
            </w:r>
          </w:p>
        </w:tc>
      </w:tr>
      <w:tr w:rsidR="009C5A13" w14:paraId="3F82AFA3" w14:textId="77777777" w:rsidTr="00B708E1">
        <w:tc>
          <w:tcPr>
            <w:cnfStyle w:val="001000000000" w:firstRow="0" w:lastRow="0" w:firstColumn="1" w:lastColumn="0" w:oddVBand="0" w:evenVBand="0" w:oddHBand="0" w:evenHBand="0" w:firstRowFirstColumn="0" w:firstRowLastColumn="0" w:lastRowFirstColumn="0" w:lastRowLastColumn="0"/>
            <w:tcW w:w="3303" w:type="dxa"/>
          </w:tcPr>
          <w:p w14:paraId="184379F2" w14:textId="484EFB9B" w:rsidR="009C5A13" w:rsidRDefault="00124B30" w:rsidP="00B708E1">
            <w:pPr>
              <w:pStyle w:val="Body"/>
              <w:ind w:left="0"/>
              <w:rPr>
                <w:rFonts w:ascii="Century Gothic" w:hAnsi="Century Gothic"/>
              </w:rPr>
            </w:pPr>
            <w:r>
              <w:rPr>
                <w:rFonts w:ascii="Century Gothic" w:hAnsi="Century Gothic"/>
              </w:rPr>
              <w:lastRenderedPageBreak/>
              <w:t>QueryFTPforModbus</w:t>
            </w:r>
          </w:p>
        </w:tc>
        <w:tc>
          <w:tcPr>
            <w:tcW w:w="2273" w:type="dxa"/>
          </w:tcPr>
          <w:p w14:paraId="6FAA0078" w14:textId="730E792C" w:rsidR="009C5A13" w:rsidRDefault="00124B30"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MachineType</w:t>
            </w:r>
          </w:p>
        </w:tc>
        <w:tc>
          <w:tcPr>
            <w:tcW w:w="2113" w:type="dxa"/>
          </w:tcPr>
          <w:p w14:paraId="4E174B50" w14:textId="15CFFEA1" w:rsidR="009C5A13" w:rsidRDefault="00124B30"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Modbus configuration filename/location</w:t>
            </w:r>
          </w:p>
          <w:p w14:paraId="67E0E757" w14:textId="4286A61C" w:rsidR="00124B30" w:rsidRDefault="00124B30"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(String)</w:t>
            </w:r>
          </w:p>
        </w:tc>
        <w:tc>
          <w:tcPr>
            <w:tcW w:w="2523" w:type="dxa"/>
          </w:tcPr>
          <w:p w14:paraId="3A17D63D" w14:textId="5CCAB488" w:rsidR="009C5A13" w:rsidRDefault="00536499"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 xml:space="preserve">This service provides the relevant Modbus configuration file (located in </w:t>
            </w:r>
            <w:r w:rsidR="00E568F3">
              <w:rPr>
                <w:rFonts w:ascii="Century Gothic" w:hAnsi="Century Gothic"/>
              </w:rPr>
              <w:t>an</w:t>
            </w:r>
            <w:r>
              <w:rPr>
                <w:rFonts w:ascii="Century Gothic" w:hAnsi="Century Gothic"/>
              </w:rPr>
              <w:t xml:space="preserve"> FTP server) based on its mapping to the value of MachineType for the device.</w:t>
            </w:r>
          </w:p>
        </w:tc>
      </w:tr>
      <w:tr w:rsidR="009278D2" w14:paraId="4B5F0413" w14:textId="77777777" w:rsidTr="00B708E1">
        <w:tc>
          <w:tcPr>
            <w:cnfStyle w:val="001000000000" w:firstRow="0" w:lastRow="0" w:firstColumn="1" w:lastColumn="0" w:oddVBand="0" w:evenVBand="0" w:oddHBand="0" w:evenHBand="0" w:firstRowFirstColumn="0" w:firstRowLastColumn="0" w:lastRowFirstColumn="0" w:lastRowLastColumn="0"/>
            <w:tcW w:w="3303" w:type="dxa"/>
          </w:tcPr>
          <w:p w14:paraId="522B12E6" w14:textId="62DA8EE0" w:rsidR="009278D2" w:rsidRDefault="009278D2" w:rsidP="00B708E1">
            <w:pPr>
              <w:pStyle w:val="Body"/>
              <w:ind w:left="0"/>
              <w:rPr>
                <w:rFonts w:ascii="Century Gothic" w:hAnsi="Century Gothic"/>
              </w:rPr>
            </w:pPr>
            <w:r>
              <w:rPr>
                <w:rFonts w:ascii="Century Gothic" w:hAnsi="Century Gothic"/>
              </w:rPr>
              <w:t>RestartDevice</w:t>
            </w:r>
          </w:p>
        </w:tc>
        <w:tc>
          <w:tcPr>
            <w:tcW w:w="2273" w:type="dxa"/>
          </w:tcPr>
          <w:p w14:paraId="5980DE2A" w14:textId="343DFCE2" w:rsidR="009278D2" w:rsidRDefault="009278D2"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Device Identifier</w:t>
            </w:r>
          </w:p>
        </w:tc>
        <w:tc>
          <w:tcPr>
            <w:tcW w:w="2113" w:type="dxa"/>
          </w:tcPr>
          <w:p w14:paraId="3FD7DE94" w14:textId="62547743" w:rsidR="009278D2" w:rsidRDefault="009278D2"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2523" w:type="dxa"/>
          </w:tcPr>
          <w:p w14:paraId="5782AE21" w14:textId="0F705463" w:rsidR="009278D2" w:rsidRDefault="009278D2"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Remote service for restarting SDK to reflect firmware updated properties.</w:t>
            </w:r>
          </w:p>
        </w:tc>
      </w:tr>
      <w:tr w:rsidR="009278D2" w14:paraId="43F2FB17" w14:textId="77777777" w:rsidTr="00B708E1">
        <w:tc>
          <w:tcPr>
            <w:cnfStyle w:val="001000000000" w:firstRow="0" w:lastRow="0" w:firstColumn="1" w:lastColumn="0" w:oddVBand="0" w:evenVBand="0" w:oddHBand="0" w:evenHBand="0" w:firstRowFirstColumn="0" w:firstRowLastColumn="0" w:lastRowFirstColumn="0" w:lastRowLastColumn="0"/>
            <w:tcW w:w="3303" w:type="dxa"/>
          </w:tcPr>
          <w:p w14:paraId="539C5901" w14:textId="18E4506F" w:rsidR="009278D2" w:rsidRDefault="009278D2" w:rsidP="00B708E1">
            <w:pPr>
              <w:pStyle w:val="Body"/>
              <w:ind w:left="0"/>
              <w:rPr>
                <w:rFonts w:ascii="Century Gothic" w:hAnsi="Century Gothic"/>
              </w:rPr>
            </w:pPr>
            <w:r>
              <w:rPr>
                <w:rFonts w:ascii="Century Gothic" w:hAnsi="Century Gothic"/>
              </w:rPr>
              <w:t>UpdateSDKFirmware</w:t>
            </w:r>
          </w:p>
        </w:tc>
        <w:tc>
          <w:tcPr>
            <w:tcW w:w="2273" w:type="dxa"/>
          </w:tcPr>
          <w:p w14:paraId="300F573A" w14:textId="774369DC" w:rsidR="009278D2" w:rsidRDefault="009278D2"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FAB Number, machineType</w:t>
            </w:r>
          </w:p>
        </w:tc>
        <w:tc>
          <w:tcPr>
            <w:tcW w:w="2113" w:type="dxa"/>
          </w:tcPr>
          <w:p w14:paraId="57921A12" w14:textId="77777777" w:rsidR="009278D2" w:rsidRDefault="009278D2"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c>
          <w:tcPr>
            <w:tcW w:w="2523" w:type="dxa"/>
          </w:tcPr>
          <w:p w14:paraId="1AFF01C1" w14:textId="02CDA18C" w:rsidR="009278D2" w:rsidRDefault="009278D2" w:rsidP="00B708E1">
            <w:pPr>
              <w:pStyle w:val="Body"/>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Initiates the SDK firmware update using SCM utility.</w:t>
            </w:r>
          </w:p>
        </w:tc>
      </w:tr>
    </w:tbl>
    <w:p w14:paraId="6F9A9F73" w14:textId="19E402BB" w:rsidR="00C73E7F" w:rsidRDefault="00C73E7F" w:rsidP="001013D4">
      <w:pPr>
        <w:pStyle w:val="Body"/>
        <w:rPr>
          <w:rFonts w:ascii="Century Gothic" w:hAnsi="Century Gothic"/>
        </w:rPr>
      </w:pPr>
    </w:p>
    <w:p w14:paraId="5B496E76" w14:textId="77777777" w:rsidR="00C73E7F" w:rsidRPr="001013D4" w:rsidRDefault="00C73E7F" w:rsidP="001013D4">
      <w:pPr>
        <w:pStyle w:val="Body"/>
        <w:rPr>
          <w:rFonts w:ascii="Century Gothic" w:hAnsi="Century Gothic"/>
        </w:rPr>
      </w:pPr>
    </w:p>
    <w:p w14:paraId="3B3AEE6E" w14:textId="23E26DC4" w:rsidR="004C768E" w:rsidRDefault="004C768E" w:rsidP="004C768E">
      <w:pPr>
        <w:pStyle w:val="Heading1"/>
      </w:pPr>
      <w:bookmarkStart w:id="120" w:name="_Toc34749351"/>
      <w:bookmarkEnd w:id="7"/>
      <w:bookmarkEnd w:id="8"/>
      <w:bookmarkEnd w:id="9"/>
      <w:r>
        <w:lastRenderedPageBreak/>
        <w:t>Appendix</w:t>
      </w:r>
      <w:bookmarkEnd w:id="120"/>
    </w:p>
    <w:p w14:paraId="30F45CC3" w14:textId="4AA5AB83" w:rsidR="004C768E" w:rsidRDefault="004C768E" w:rsidP="004C768E">
      <w:pPr>
        <w:pStyle w:val="Heading3"/>
        <w:rPr>
          <w:rFonts w:ascii="Century Gothic" w:hAnsi="Century Gothic"/>
        </w:rPr>
      </w:pPr>
      <w:bookmarkStart w:id="121" w:name="_Toc34749352"/>
      <w:r>
        <w:rPr>
          <w:rFonts w:ascii="Century Gothic" w:hAnsi="Century Gothic"/>
        </w:rPr>
        <w:t xml:space="preserve">On Premise </w:t>
      </w:r>
      <w:r w:rsidRPr="004503B6">
        <w:rPr>
          <w:rFonts w:ascii="Century Gothic" w:hAnsi="Century Gothic"/>
        </w:rPr>
        <w:t>Architecture</w:t>
      </w:r>
      <w:r w:rsidR="00FE6EFA">
        <w:rPr>
          <w:rFonts w:ascii="Century Gothic" w:hAnsi="Century Gothic"/>
        </w:rPr>
        <w:t xml:space="preserve"> Considerations</w:t>
      </w:r>
      <w:bookmarkEnd w:id="121"/>
    </w:p>
    <w:p w14:paraId="299783C7" w14:textId="77777777" w:rsidR="004C768E" w:rsidRDefault="004C768E" w:rsidP="004C768E">
      <w:pPr>
        <w:pStyle w:val="Body"/>
      </w:pPr>
    </w:p>
    <w:p w14:paraId="34A72217" w14:textId="09CD26C3" w:rsidR="004C768E" w:rsidRDefault="004C768E" w:rsidP="004C768E">
      <w:pPr>
        <w:pStyle w:val="Body"/>
        <w:rPr>
          <w:rFonts w:ascii="Century Gothic" w:hAnsi="Century Gothic"/>
        </w:rPr>
      </w:pPr>
      <w:r>
        <w:rPr>
          <w:rFonts w:ascii="Century Gothic" w:hAnsi="Century Gothic"/>
        </w:rPr>
        <w:t xml:space="preserve">The initial first year the application is deployed and provided through PTC’s Cloud SAAS offerings for initial 500 assets or for additional assets incremented as required. </w:t>
      </w:r>
      <w:r w:rsidR="001731DF">
        <w:rPr>
          <w:rFonts w:ascii="Century Gothic" w:hAnsi="Century Gothic"/>
        </w:rPr>
        <w:t xml:space="preserve">After one year ELGi proposes to move on own cloud. Following are the architecture considerations. </w:t>
      </w:r>
      <w:r>
        <w:rPr>
          <w:rFonts w:ascii="Century Gothic" w:hAnsi="Century Gothic"/>
        </w:rPr>
        <w:t xml:space="preserve">As devices grow in number, </w:t>
      </w:r>
      <w:commentRangeStart w:id="122"/>
      <w:r w:rsidRPr="00455677">
        <w:rPr>
          <w:rFonts w:ascii="Century Gothic" w:hAnsi="Century Gothic"/>
        </w:rPr>
        <w:t>the ThingWorx solution grows</w:t>
      </w:r>
      <w:r>
        <w:rPr>
          <w:rFonts w:ascii="Century Gothic" w:hAnsi="Century Gothic"/>
        </w:rPr>
        <w:t xml:space="preserve"> in capacity and complexity</w:t>
      </w:r>
      <w:r w:rsidRPr="00455677">
        <w:rPr>
          <w:rFonts w:ascii="Century Gothic" w:hAnsi="Century Gothic"/>
        </w:rPr>
        <w:t>, so does the architecture needs within each tier</w:t>
      </w:r>
      <w:r>
        <w:rPr>
          <w:rFonts w:ascii="Century Gothic" w:hAnsi="Century Gothic"/>
        </w:rPr>
        <w:t xml:space="preserve">. </w:t>
      </w:r>
      <w:commentRangeEnd w:id="122"/>
      <w:r w:rsidR="00AB577E">
        <w:rPr>
          <w:rStyle w:val="CommentReference"/>
          <w:color w:val="000000"/>
        </w:rPr>
        <w:commentReference w:id="122"/>
      </w:r>
    </w:p>
    <w:p w14:paraId="0AD39A0F" w14:textId="77777777" w:rsidR="004C768E" w:rsidRPr="00455677" w:rsidRDefault="004C768E" w:rsidP="004C768E">
      <w:pPr>
        <w:pStyle w:val="Body"/>
        <w:rPr>
          <w:rFonts w:ascii="Century Gothic" w:hAnsi="Century Gothic"/>
          <w:lang w:bidi="gu-IN"/>
        </w:rPr>
      </w:pPr>
      <w:r w:rsidRPr="00455677">
        <w:rPr>
          <w:rFonts w:ascii="Century Gothic" w:hAnsi="Century Gothic"/>
          <w:lang w:bidi="gu-IN"/>
        </w:rPr>
        <w:t xml:space="preserve">High availability solutions are important considerations for business continuation. High availability components need to be applied at the </w:t>
      </w:r>
      <w:r>
        <w:rPr>
          <w:rFonts w:ascii="Century Gothic" w:hAnsi="Century Gothic"/>
          <w:lang w:bidi="gu-IN"/>
        </w:rPr>
        <w:t xml:space="preserve">Ingestion Layer, </w:t>
      </w:r>
      <w:r w:rsidRPr="00455677">
        <w:rPr>
          <w:rFonts w:ascii="Century Gothic" w:hAnsi="Century Gothic"/>
          <w:lang w:bidi="gu-IN"/>
        </w:rPr>
        <w:t>Application layer and Database layer to be complete.</w:t>
      </w:r>
    </w:p>
    <w:p w14:paraId="72C9F2C9" w14:textId="77777777" w:rsidR="004C768E" w:rsidRPr="00455677" w:rsidRDefault="004C768E" w:rsidP="004C768E">
      <w:pPr>
        <w:pStyle w:val="Body"/>
        <w:rPr>
          <w:rFonts w:ascii="Century Gothic" w:hAnsi="Century Gothic"/>
          <w:lang w:bidi="gu-IN"/>
        </w:rPr>
      </w:pPr>
      <w:r w:rsidRPr="00455677">
        <w:rPr>
          <w:rFonts w:ascii="Century Gothic" w:hAnsi="Century Gothic"/>
          <w:lang w:bidi="gu-IN"/>
        </w:rPr>
        <w:t>When hosted on-premise, high availability (HA)</w:t>
      </w:r>
      <w:r>
        <w:rPr>
          <w:rFonts w:ascii="Century Gothic" w:hAnsi="Century Gothic"/>
          <w:lang w:bidi="gu-IN"/>
        </w:rPr>
        <w:t xml:space="preserve"> is critical </w:t>
      </w:r>
      <w:r w:rsidRPr="00455677">
        <w:rPr>
          <w:rFonts w:ascii="Century Gothic" w:hAnsi="Century Gothic"/>
          <w:lang w:bidi="gu-IN"/>
        </w:rPr>
        <w:t xml:space="preserve">to decrease the duration of outages for critical Internet of Things (IoT) systems. The ThingWorx High Availability (HA) configuration requires more servers in the application and database tiers, including supporting Apache ZooKeeper and pgpool-II nodes. </w:t>
      </w:r>
    </w:p>
    <w:p w14:paraId="4873F1D8" w14:textId="7E0B1EEC" w:rsidR="004C768E" w:rsidRPr="00455677" w:rsidRDefault="004C768E" w:rsidP="004C768E">
      <w:pPr>
        <w:pStyle w:val="Body"/>
        <w:rPr>
          <w:rFonts w:ascii="Century Gothic" w:hAnsi="Century Gothic"/>
          <w:lang w:bidi="gu-IN"/>
        </w:rPr>
      </w:pPr>
      <w:r>
        <w:rPr>
          <w:rFonts w:ascii="Century Gothic" w:hAnsi="Century Gothic"/>
          <w:lang w:bidi="gu-IN"/>
        </w:rPr>
        <w:t>T</w:t>
      </w:r>
      <w:r w:rsidRPr="00455677">
        <w:rPr>
          <w:rFonts w:ascii="Century Gothic" w:hAnsi="Century Gothic"/>
          <w:lang w:bidi="gu-IN"/>
        </w:rPr>
        <w:t xml:space="preserve">he ThingWorx Platform can run load balanced or on virtual servers to support high availability in case one server goes down. </w:t>
      </w:r>
    </w:p>
    <w:p w14:paraId="2311C9CE" w14:textId="77777777" w:rsidR="004C768E" w:rsidRPr="00455677" w:rsidRDefault="004C768E" w:rsidP="004C768E">
      <w:pPr>
        <w:pStyle w:val="Body"/>
        <w:rPr>
          <w:rFonts w:ascii="Century Gothic" w:hAnsi="Century Gothic"/>
          <w:lang w:bidi="gu-IN"/>
        </w:rPr>
      </w:pPr>
      <w:r w:rsidRPr="00455677">
        <w:rPr>
          <w:rFonts w:ascii="Century Gothic" w:hAnsi="Century Gothic"/>
          <w:lang w:bidi="gu-IN"/>
        </w:rPr>
        <w:t>Additionally, the PostgreSQL allows for high availability capability at the database level. It can be set up with a master and multiple slave nodes in the same or different availability zones.</w:t>
      </w:r>
    </w:p>
    <w:p w14:paraId="7C77B19C" w14:textId="77777777" w:rsidR="004C768E" w:rsidRPr="00455677" w:rsidRDefault="004C768E" w:rsidP="004C768E">
      <w:pPr>
        <w:pStyle w:val="Body"/>
        <w:rPr>
          <w:rFonts w:ascii="Century Gothic" w:hAnsi="Century Gothic"/>
          <w:lang w:bidi="gu-IN"/>
        </w:rPr>
      </w:pPr>
      <w:r w:rsidRPr="00455677">
        <w:rPr>
          <w:rFonts w:ascii="Century Gothic" w:hAnsi="Century Gothic"/>
          <w:lang w:bidi="gu-IN"/>
        </w:rPr>
        <w:t>For ThingWorx HA, Apache ZooKeeper is an additional required component. For the Database layer, the need for additional components depends on the need of the data provider.</w:t>
      </w:r>
    </w:p>
    <w:p w14:paraId="16E59C58" w14:textId="3C444527" w:rsidR="004C768E" w:rsidRDefault="004C768E" w:rsidP="004C768E">
      <w:pPr>
        <w:pStyle w:val="Body"/>
        <w:rPr>
          <w:ins w:id="123" w:author="Valvi, Ajay" w:date="2020-06-24T14:41:00Z"/>
          <w:rFonts w:ascii="Century Gothic" w:hAnsi="Century Gothic"/>
          <w:lang w:bidi="gu-IN"/>
        </w:rPr>
      </w:pPr>
      <w:r w:rsidRPr="00455677">
        <w:rPr>
          <w:rFonts w:ascii="Century Gothic" w:hAnsi="Century Gothic"/>
          <w:lang w:bidi="gu-IN"/>
        </w:rPr>
        <w:t>Zookeeper - Apache Zookeeper is a centralized service for maintaining configuration information, naming, providing distributed synchronization, and providing group services. It is a coordination service for distributed application that enables synchronization across a cluster. Specific to ThingWorx, Zookeeper is used to Coordinate the shift from the active ThingWorx Platform to the passive platform. It monitors the active server availability and will elect a new Core leader during a system failure.</w:t>
      </w:r>
    </w:p>
    <w:p w14:paraId="6D21199E" w14:textId="77777777" w:rsidR="00BB3D2B" w:rsidRPr="00BB3D2B" w:rsidRDefault="00BB3D2B" w:rsidP="00BB3D2B">
      <w:pPr>
        <w:pStyle w:val="Body"/>
        <w:rPr>
          <w:ins w:id="124" w:author="Valvi, Ajay" w:date="2020-06-24T14:42:00Z"/>
          <w:rFonts w:ascii="Century Gothic" w:hAnsi="Century Gothic"/>
          <w:lang w:val="en-IN" w:bidi="gu-IN"/>
        </w:rPr>
      </w:pPr>
      <w:ins w:id="125" w:author="Valvi, Ajay" w:date="2020-06-24T14:41:00Z">
        <w:r w:rsidRPr="00BB3D2B">
          <w:rPr>
            <w:rFonts w:ascii="Century Gothic" w:hAnsi="Century Gothic"/>
            <w:lang w:bidi="gu-IN"/>
          </w:rPr>
          <w:t>Apache Ignite</w:t>
        </w:r>
        <w:r>
          <w:rPr>
            <w:rFonts w:ascii="Century Gothic" w:hAnsi="Century Gothic"/>
            <w:lang w:bidi="gu-IN"/>
          </w:rPr>
          <w:t xml:space="preserve"> - </w:t>
        </w:r>
      </w:ins>
      <w:ins w:id="126" w:author="Valvi, Ajay" w:date="2020-06-24T14:42:00Z">
        <w:r w:rsidRPr="00BB3D2B">
          <w:rPr>
            <w:rFonts w:ascii="Century Gothic" w:hAnsi="Century Gothic"/>
            <w:lang w:bidi="gu-IN"/>
          </w:rPr>
          <w:t>Ignite is a distributed cache. It is used by ThingWorx to share state. It may be embedded with each ThingWorx instance or can be run as a standalone cluster for larger scale.</w:t>
        </w:r>
      </w:ins>
    </w:p>
    <w:p w14:paraId="221DD00C" w14:textId="6032EF94" w:rsidR="00BB3D2B" w:rsidRPr="00455677" w:rsidDel="00BB3D2B" w:rsidRDefault="00BB3D2B" w:rsidP="004C768E">
      <w:pPr>
        <w:pStyle w:val="Body"/>
        <w:rPr>
          <w:del w:id="127" w:author="Valvi, Ajay" w:date="2020-06-24T14:42:00Z"/>
          <w:rFonts w:ascii="Century Gothic" w:hAnsi="Century Gothic"/>
          <w:lang w:bidi="gu-IN"/>
        </w:rPr>
      </w:pPr>
    </w:p>
    <w:p w14:paraId="01AB9A63" w14:textId="77777777" w:rsidR="004C768E" w:rsidRPr="00455677" w:rsidRDefault="004C768E" w:rsidP="004C768E">
      <w:pPr>
        <w:pStyle w:val="Body"/>
        <w:rPr>
          <w:rFonts w:ascii="Century Gothic" w:hAnsi="Century Gothic"/>
          <w:lang w:bidi="gu-IN"/>
        </w:rPr>
      </w:pPr>
      <w:r w:rsidRPr="00455677">
        <w:rPr>
          <w:rFonts w:ascii="Century Gothic" w:hAnsi="Century Gothic"/>
          <w:lang w:bidi="gu-IN"/>
        </w:rPr>
        <w:t>Database HA features</w:t>
      </w:r>
    </w:p>
    <w:p w14:paraId="2F4E8735" w14:textId="77777777" w:rsidR="004C768E" w:rsidRPr="00BD1A7A" w:rsidRDefault="004C768E" w:rsidP="00BD1A7A">
      <w:pPr>
        <w:pStyle w:val="ListParagraph"/>
        <w:numPr>
          <w:ilvl w:val="0"/>
          <w:numId w:val="27"/>
        </w:numPr>
        <w:rPr>
          <w:rFonts w:ascii="Century Gothic" w:eastAsia="SimSun" w:hAnsi="Century Gothic" w:cs="Times New Roman"/>
          <w:sz w:val="20"/>
          <w:lang w:eastAsia="zh-CN" w:bidi="gu-IN"/>
        </w:rPr>
      </w:pPr>
      <w:r w:rsidRPr="00BD1A7A">
        <w:rPr>
          <w:rFonts w:ascii="Century Gothic" w:eastAsia="SimSun" w:hAnsi="Century Gothic" w:cs="Times New Roman"/>
          <w:sz w:val="20"/>
          <w:lang w:eastAsia="zh-CN" w:bidi="gu-IN"/>
        </w:rPr>
        <w:t>PostgreSQL: ThingWorx provides the option to use PostgreSQL High Availability (HA) as part of the data solution. High availability offers the option to set up separate servers to capture reads and writes for data in the case of a failure on the primary server.</w:t>
      </w:r>
    </w:p>
    <w:p w14:paraId="29BE3DEB" w14:textId="77777777" w:rsidR="004C768E" w:rsidRPr="00BD1A7A" w:rsidRDefault="004C768E" w:rsidP="00BD1A7A">
      <w:pPr>
        <w:pStyle w:val="ListParagraph"/>
        <w:numPr>
          <w:ilvl w:val="0"/>
          <w:numId w:val="27"/>
        </w:numPr>
        <w:rPr>
          <w:rFonts w:ascii="Century Gothic" w:eastAsia="SimSun" w:hAnsi="Century Gothic" w:cs="Times New Roman"/>
          <w:sz w:val="20"/>
          <w:lang w:eastAsia="zh-CN" w:bidi="gu-IN"/>
        </w:rPr>
      </w:pPr>
      <w:r w:rsidRPr="00BD1A7A">
        <w:rPr>
          <w:rFonts w:ascii="Century Gothic" w:eastAsia="SimSun" w:hAnsi="Century Gothic" w:cs="Times New Roman"/>
          <w:sz w:val="20"/>
          <w:lang w:eastAsia="zh-CN" w:bidi="gu-IN"/>
        </w:rPr>
        <w:t>InfluxDB: A time-series database ideally suited for high-scale ingestion of ThingWorx streams and value streams in development and production systems, alongside a relational database (Microsoft SQL Server or PostgreSQL) managing the ThingWorx data model. For the ThingWorx enterprise tests conducted in this sizing guide, the largest number of series, where each property instance gets its own series in the InfluxDB database, was 1,000,000.</w:t>
      </w:r>
    </w:p>
    <w:p w14:paraId="72A5BB6B" w14:textId="5A91DA20" w:rsidR="004C768E" w:rsidRDefault="004C768E" w:rsidP="00BD1A7A">
      <w:pPr>
        <w:pStyle w:val="ListParagraph"/>
        <w:numPr>
          <w:ilvl w:val="0"/>
          <w:numId w:val="27"/>
        </w:numPr>
        <w:rPr>
          <w:rFonts w:ascii="Century Gothic" w:hAnsi="Century Gothic"/>
          <w:lang w:bidi="gu-IN"/>
        </w:rPr>
      </w:pPr>
      <w:r w:rsidRPr="00BD1A7A">
        <w:rPr>
          <w:rFonts w:ascii="Century Gothic" w:eastAsia="SimSun" w:hAnsi="Century Gothic" w:cs="Times New Roman"/>
          <w:sz w:val="20"/>
          <w:lang w:eastAsia="zh-CN" w:bidi="gu-IN"/>
        </w:rPr>
        <w:t>For example, if there are 10,000 Things, and each has 100 properties, then the database will create 1,000,000 property instances (10,000 × 100), reflected as 1,000,000 series within InfluxDB.</w:t>
      </w:r>
    </w:p>
    <w:p w14:paraId="52EED497" w14:textId="496E59B5" w:rsidR="00FE6EFA" w:rsidDel="00BB3D2B" w:rsidRDefault="00FE6EFA" w:rsidP="00FE6EFA">
      <w:pPr>
        <w:pStyle w:val="Heading3"/>
        <w:rPr>
          <w:del w:id="128" w:author="Valvi, Ajay" w:date="2020-06-24T14:43:00Z"/>
          <w:rFonts w:ascii="Century Gothic" w:hAnsi="Century Gothic"/>
        </w:rPr>
      </w:pPr>
      <w:bookmarkStart w:id="129" w:name="_Toc34749353"/>
      <w:del w:id="130" w:author="Valvi, Ajay" w:date="2020-06-24T14:43:00Z">
        <w:r w:rsidDel="00BB3D2B">
          <w:rPr>
            <w:rFonts w:ascii="Century Gothic" w:hAnsi="Century Gothic"/>
          </w:rPr>
          <w:delText>On Premise Targeted</w:delText>
        </w:r>
        <w:r w:rsidRPr="004503B6" w:rsidDel="00BB3D2B">
          <w:rPr>
            <w:rFonts w:ascii="Century Gothic" w:hAnsi="Century Gothic"/>
          </w:rPr>
          <w:delText xml:space="preserve"> Architecture</w:delText>
        </w:r>
        <w:bookmarkEnd w:id="129"/>
      </w:del>
    </w:p>
    <w:p w14:paraId="2869D84B" w14:textId="70BDEEF2" w:rsidR="004C768E" w:rsidDel="00BB3D2B" w:rsidRDefault="00FE6EFA" w:rsidP="00FE6EFA">
      <w:pPr>
        <w:pStyle w:val="Body"/>
        <w:rPr>
          <w:del w:id="131" w:author="Valvi, Ajay" w:date="2020-06-24T14:43:00Z"/>
          <w:rFonts w:ascii="Century Gothic" w:hAnsi="Century Gothic"/>
        </w:rPr>
      </w:pPr>
      <w:del w:id="132" w:author="Valvi, Ajay" w:date="2020-06-24T14:43:00Z">
        <w:r w:rsidDel="00BB3D2B">
          <w:rPr>
            <w:rFonts w:ascii="Century Gothic" w:hAnsi="Century Gothic"/>
          </w:rPr>
          <w:delText>Below is a Proposed Architecture for Every year ahead,</w:delText>
        </w:r>
      </w:del>
    </w:p>
    <w:p w14:paraId="2925AFCA" w14:textId="08176CF0" w:rsidR="00BD1A7A" w:rsidRPr="00BD1A7A" w:rsidDel="00BB3D2B" w:rsidRDefault="00BD1A7A" w:rsidP="00BD1A7A">
      <w:pPr>
        <w:pStyle w:val="ListParagraph"/>
        <w:numPr>
          <w:ilvl w:val="0"/>
          <w:numId w:val="27"/>
        </w:numPr>
        <w:rPr>
          <w:del w:id="133" w:author="Valvi, Ajay" w:date="2020-06-24T14:43:00Z"/>
          <w:rFonts w:ascii="Century Gothic" w:eastAsia="SimSun" w:hAnsi="Century Gothic" w:cs="Times New Roman"/>
          <w:sz w:val="20"/>
          <w:lang w:eastAsia="zh-CN" w:bidi="gu-IN"/>
        </w:rPr>
      </w:pPr>
      <w:del w:id="134" w:author="Valvi, Ajay" w:date="2020-06-24T14:43:00Z">
        <w:r w:rsidRPr="00BD1A7A" w:rsidDel="00BB3D2B">
          <w:rPr>
            <w:rFonts w:ascii="Century Gothic" w:eastAsia="SimSun" w:hAnsi="Century Gothic" w:cs="Times New Roman"/>
            <w:sz w:val="20"/>
            <w:lang w:eastAsia="zh-CN" w:bidi="gu-IN"/>
          </w:rPr>
          <w:delText>Each ThingWorx is connected with 5 Connection Servers(CS) , each CS holds 10k web socket connections to compressors</w:delText>
        </w:r>
      </w:del>
    </w:p>
    <w:p w14:paraId="0D887B68" w14:textId="34DB5FE2" w:rsidR="00BD1A7A" w:rsidRPr="00BD1A7A" w:rsidDel="00BB3D2B" w:rsidRDefault="00BD1A7A" w:rsidP="00BD1A7A">
      <w:pPr>
        <w:pStyle w:val="ListParagraph"/>
        <w:numPr>
          <w:ilvl w:val="0"/>
          <w:numId w:val="27"/>
        </w:numPr>
        <w:snapToGrid w:val="0"/>
        <w:rPr>
          <w:del w:id="135" w:author="Valvi, Ajay" w:date="2020-06-24T14:43:00Z"/>
          <w:rFonts w:ascii="Century Gothic" w:eastAsia="SimSun" w:hAnsi="Century Gothic" w:cs="Times New Roman"/>
          <w:sz w:val="20"/>
          <w:lang w:eastAsia="zh-CN" w:bidi="gu-IN"/>
        </w:rPr>
      </w:pPr>
      <w:del w:id="136" w:author="Valvi, Ajay" w:date="2020-06-24T14:43:00Z">
        <w:r w:rsidRPr="00BD1A7A" w:rsidDel="00BB3D2B">
          <w:rPr>
            <w:rFonts w:ascii="Century Gothic" w:eastAsia="SimSun" w:hAnsi="Century Gothic" w:cs="Times New Roman"/>
            <w:sz w:val="20"/>
            <w:lang w:eastAsia="zh-CN" w:bidi="gu-IN"/>
          </w:rPr>
          <w:delText>Each TWXI uses a Load Balancer to manage the communication with 5 CS and to allow edge apps to still send data if some CS die</w:delText>
        </w:r>
      </w:del>
    </w:p>
    <w:p w14:paraId="47F2F975" w14:textId="57031996" w:rsidR="00BD1A7A" w:rsidRPr="00BD1A7A" w:rsidDel="00BB3D2B" w:rsidRDefault="00BD1A7A" w:rsidP="00BD1A7A">
      <w:pPr>
        <w:pStyle w:val="ListParagraph"/>
        <w:numPr>
          <w:ilvl w:val="0"/>
          <w:numId w:val="27"/>
        </w:numPr>
        <w:snapToGrid w:val="0"/>
        <w:rPr>
          <w:del w:id="137" w:author="Valvi, Ajay" w:date="2020-06-24T14:43:00Z"/>
          <w:rFonts w:ascii="Century Gothic" w:eastAsia="SimSun" w:hAnsi="Century Gothic" w:cs="Times New Roman"/>
          <w:sz w:val="20"/>
          <w:lang w:eastAsia="zh-CN" w:bidi="gu-IN"/>
        </w:rPr>
      </w:pPr>
      <w:del w:id="138" w:author="Valvi, Ajay" w:date="2020-06-24T14:43:00Z">
        <w:r w:rsidRPr="00BD1A7A" w:rsidDel="00BB3D2B">
          <w:rPr>
            <w:rFonts w:ascii="Century Gothic" w:eastAsia="SimSun" w:hAnsi="Century Gothic" w:cs="Times New Roman"/>
            <w:sz w:val="20"/>
            <w:lang w:eastAsia="zh-CN" w:bidi="gu-IN"/>
          </w:rPr>
          <w:delText>TWXI will use an internal DB (PostgreSQL) to hold the thing model and InfluxDB to store value streams</w:delText>
        </w:r>
      </w:del>
    </w:p>
    <w:p w14:paraId="4F58CB94" w14:textId="75A0F712" w:rsidR="00BD1A7A" w:rsidRPr="00BD1A7A" w:rsidDel="00BB3D2B" w:rsidRDefault="00BD1A7A" w:rsidP="00BD1A7A">
      <w:pPr>
        <w:pStyle w:val="ListParagraph"/>
        <w:numPr>
          <w:ilvl w:val="0"/>
          <w:numId w:val="27"/>
        </w:numPr>
        <w:snapToGrid w:val="0"/>
        <w:rPr>
          <w:del w:id="139" w:author="Valvi, Ajay" w:date="2020-06-24T14:43:00Z"/>
          <w:rFonts w:ascii="Century Gothic" w:eastAsia="SimSun" w:hAnsi="Century Gothic" w:cs="Times New Roman"/>
          <w:sz w:val="20"/>
          <w:lang w:eastAsia="zh-CN" w:bidi="gu-IN"/>
        </w:rPr>
      </w:pPr>
      <w:del w:id="140" w:author="Valvi, Ajay" w:date="2020-06-24T14:43:00Z">
        <w:r w:rsidRPr="00BD1A7A" w:rsidDel="00BB3D2B">
          <w:rPr>
            <w:rFonts w:ascii="Century Gothic" w:eastAsia="SimSun" w:hAnsi="Century Gothic" w:cs="Times New Roman"/>
            <w:sz w:val="20"/>
            <w:lang w:eastAsia="zh-CN" w:bidi="gu-IN"/>
          </w:rPr>
          <w:delText>Both TWXI and Asset Management Portal are ThingWorx installations in high availability mode</w:delText>
        </w:r>
      </w:del>
    </w:p>
    <w:p w14:paraId="69BA3F92" w14:textId="0334CEEF" w:rsidR="00BD1A7A" w:rsidDel="00BB3D2B" w:rsidRDefault="00BD1A7A" w:rsidP="00303A3F">
      <w:pPr>
        <w:pStyle w:val="ListParagraph"/>
        <w:numPr>
          <w:ilvl w:val="0"/>
          <w:numId w:val="27"/>
        </w:numPr>
        <w:snapToGrid w:val="0"/>
        <w:rPr>
          <w:del w:id="141" w:author="Valvi, Ajay" w:date="2020-06-24T14:43:00Z"/>
          <w:rFonts w:ascii="Century Gothic" w:eastAsia="SimSun" w:hAnsi="Century Gothic" w:cs="Times New Roman"/>
          <w:sz w:val="20"/>
          <w:lang w:eastAsia="zh-CN" w:bidi="gu-IN"/>
        </w:rPr>
      </w:pPr>
      <w:del w:id="142" w:author="Valvi, Ajay" w:date="2020-06-24T14:43:00Z">
        <w:r w:rsidRPr="00BD1A7A" w:rsidDel="00BB3D2B">
          <w:rPr>
            <w:rFonts w:ascii="Century Gothic" w:eastAsia="SimSun" w:hAnsi="Century Gothic" w:cs="Times New Roman"/>
            <w:sz w:val="20"/>
            <w:lang w:eastAsia="zh-CN" w:bidi="gu-IN"/>
          </w:rPr>
          <w:delText>To optimize database storage, the InfluxDB installation can be scaled to server multiple TWXI</w:delText>
        </w:r>
      </w:del>
    </w:p>
    <w:p w14:paraId="5E260EDD" w14:textId="1BF35429" w:rsidR="00BD1A7A" w:rsidRPr="00BD1A7A" w:rsidDel="00BB3D2B" w:rsidRDefault="00BD1A7A" w:rsidP="00BD1A7A">
      <w:pPr>
        <w:snapToGrid w:val="0"/>
        <w:rPr>
          <w:del w:id="143" w:author="Valvi, Ajay" w:date="2020-06-24T14:43:00Z"/>
          <w:rFonts w:ascii="Century Gothic" w:eastAsia="SimSun" w:hAnsi="Century Gothic" w:cs="Times New Roman"/>
          <w:sz w:val="20"/>
          <w:lang w:eastAsia="zh-CN" w:bidi="gu-IN"/>
        </w:rPr>
      </w:pPr>
    </w:p>
    <w:tbl>
      <w:tblPr>
        <w:tblStyle w:val="TableGrid"/>
        <w:tblW w:w="0" w:type="auto"/>
        <w:tblLook w:val="04A0" w:firstRow="1" w:lastRow="0" w:firstColumn="1" w:lastColumn="0" w:noHBand="0" w:noVBand="1"/>
      </w:tblPr>
      <w:tblGrid>
        <w:gridCol w:w="10212"/>
      </w:tblGrid>
      <w:tr w:rsidR="00FE6EFA" w:rsidDel="00BB3D2B" w14:paraId="336F96B8" w14:textId="7F76784C" w:rsidTr="00783691">
        <w:trPr>
          <w:cnfStyle w:val="100000000000" w:firstRow="1" w:lastRow="0" w:firstColumn="0" w:lastColumn="0" w:oddVBand="0" w:evenVBand="0" w:oddHBand="0" w:evenHBand="0" w:firstRowFirstColumn="0" w:firstRowLastColumn="0" w:lastRowFirstColumn="0" w:lastRowLastColumn="0"/>
          <w:del w:id="144"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5A1D5C6D" w14:textId="60F05840" w:rsidR="00FE6EFA" w:rsidDel="00BB3D2B" w:rsidRDefault="00FE6EFA" w:rsidP="00FE6EFA">
            <w:pPr>
              <w:pStyle w:val="Body"/>
              <w:ind w:left="0"/>
              <w:rPr>
                <w:del w:id="145" w:author="Valvi, Ajay" w:date="2020-06-24T14:43:00Z"/>
                <w:rFonts w:ascii="Century Gothic" w:hAnsi="Century Gothic"/>
                <w:highlight w:val="yellow"/>
                <w:lang w:bidi="gu-IN"/>
              </w:rPr>
            </w:pPr>
          </w:p>
        </w:tc>
      </w:tr>
      <w:tr w:rsidR="00FE6EFA" w:rsidDel="00BB3D2B" w14:paraId="237338B4" w14:textId="3F8EB246" w:rsidTr="0068248F">
        <w:trPr>
          <w:del w:id="146"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vAlign w:val="center"/>
          </w:tcPr>
          <w:p w14:paraId="5AF5D181" w14:textId="67583FA6" w:rsidR="00FE6EFA" w:rsidDel="00BB3D2B" w:rsidRDefault="00FE6EFA" w:rsidP="0068248F">
            <w:pPr>
              <w:pStyle w:val="Body"/>
              <w:ind w:left="0"/>
              <w:rPr>
                <w:del w:id="147" w:author="Valvi, Ajay" w:date="2020-06-24T14:43:00Z"/>
                <w:rFonts w:ascii="Century Gothic" w:hAnsi="Century Gothic"/>
                <w:highlight w:val="yellow"/>
                <w:lang w:bidi="gu-IN"/>
              </w:rPr>
            </w:pPr>
            <w:commentRangeStart w:id="148"/>
            <w:del w:id="149" w:author="Valvi, Ajay" w:date="2020-06-24T14:43:00Z">
              <w:r w:rsidDel="00BB3D2B">
                <w:rPr>
                  <w:rFonts w:ascii="Century Gothic" w:hAnsi="Century Gothic"/>
                  <w:noProof/>
                  <w:lang w:eastAsia="en-US"/>
                </w:rPr>
                <w:drawing>
                  <wp:anchor distT="0" distB="0" distL="114300" distR="114300" simplePos="0" relativeHeight="251834368" behindDoc="0" locked="0" layoutInCell="1" allowOverlap="1" wp14:anchorId="331871EE" wp14:editId="035A2F4F">
                    <wp:simplePos x="0" y="0"/>
                    <wp:positionH relativeFrom="column">
                      <wp:posOffset>-24130</wp:posOffset>
                    </wp:positionH>
                    <wp:positionV relativeFrom="paragraph">
                      <wp:posOffset>36195</wp:posOffset>
                    </wp:positionV>
                    <wp:extent cx="6200775" cy="3487420"/>
                    <wp:effectExtent l="0" t="0" r="9525" b="0"/>
                    <wp:wrapTopAndBottom/>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4.PNG"/>
                            <pic:cNvPicPr/>
                          </pic:nvPicPr>
                          <pic:blipFill rotWithShape="1">
                            <a:blip r:embed="rId39">
                              <a:extLst>
                                <a:ext uri="{28A0092B-C50C-407E-A947-70E740481C1C}">
                                  <a14:useLocalDpi xmlns:a14="http://schemas.microsoft.com/office/drawing/2010/main" val="0"/>
                                </a:ext>
                              </a:extLst>
                            </a:blip>
                            <a:srcRect l="-1" r="-1"/>
                            <a:stretch/>
                          </pic:blipFill>
                          <pic:spPr>
                            <a:xfrm>
                              <a:off x="0" y="0"/>
                              <a:ext cx="6200775" cy="3487420"/>
                            </a:xfrm>
                            <a:prstGeom prst="rect">
                              <a:avLst/>
                            </a:prstGeom>
                          </pic:spPr>
                        </pic:pic>
                      </a:graphicData>
                    </a:graphic>
                    <wp14:sizeRelH relativeFrom="margin">
                      <wp14:pctWidth>0</wp14:pctWidth>
                    </wp14:sizeRelH>
                    <wp14:sizeRelV relativeFrom="margin">
                      <wp14:pctHeight>0</wp14:pctHeight>
                    </wp14:sizeRelV>
                  </wp:anchor>
                </w:drawing>
              </w:r>
              <w:commentRangeEnd w:id="148"/>
              <w:r w:rsidR="00A51D20" w:rsidDel="00BB3D2B">
                <w:rPr>
                  <w:rStyle w:val="CommentReference"/>
                  <w:color w:val="000000"/>
                </w:rPr>
                <w:commentReference w:id="148"/>
              </w:r>
            </w:del>
          </w:p>
        </w:tc>
      </w:tr>
      <w:tr w:rsidR="00FE6EFA" w:rsidDel="00BB3D2B" w14:paraId="0A6744E4" w14:textId="3BC6A26C" w:rsidTr="00783691">
        <w:trPr>
          <w:del w:id="150"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16530804" w14:textId="487E9929" w:rsidR="00FE6EFA" w:rsidDel="00BB3D2B" w:rsidRDefault="00FE6EFA" w:rsidP="00FE6EFA">
            <w:pPr>
              <w:pStyle w:val="Body"/>
              <w:ind w:left="0"/>
              <w:rPr>
                <w:del w:id="151" w:author="Valvi, Ajay" w:date="2020-06-24T14:43:00Z"/>
                <w:rFonts w:ascii="Century Gothic" w:hAnsi="Century Gothic"/>
                <w:highlight w:val="yellow"/>
                <w:lang w:bidi="gu-IN"/>
              </w:rPr>
            </w:pPr>
            <w:del w:id="152" w:author="Valvi, Ajay" w:date="2020-06-24T14:43:00Z">
              <w:r w:rsidDel="00BB3D2B">
                <w:rPr>
                  <w:rFonts w:ascii="Century Gothic" w:hAnsi="Century Gothic"/>
                  <w:noProof/>
                  <w:lang w:eastAsia="en-US"/>
                </w:rPr>
                <w:drawing>
                  <wp:inline distT="0" distB="0" distL="0" distR="0" wp14:anchorId="12FEDE22" wp14:editId="04A58DC4">
                    <wp:extent cx="6391275" cy="3595092"/>
                    <wp:effectExtent l="0" t="0" r="0" b="571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5.PNG"/>
                            <pic:cNvPicPr/>
                          </pic:nvPicPr>
                          <pic:blipFill>
                            <a:blip r:embed="rId40">
                              <a:extLst>
                                <a:ext uri="{28A0092B-C50C-407E-A947-70E740481C1C}">
                                  <a14:useLocalDpi xmlns:a14="http://schemas.microsoft.com/office/drawing/2010/main" val="0"/>
                                </a:ext>
                              </a:extLst>
                            </a:blip>
                            <a:stretch>
                              <a:fillRect/>
                            </a:stretch>
                          </pic:blipFill>
                          <pic:spPr>
                            <a:xfrm>
                              <a:off x="0" y="0"/>
                              <a:ext cx="6397320" cy="3598492"/>
                            </a:xfrm>
                            <a:prstGeom prst="rect">
                              <a:avLst/>
                            </a:prstGeom>
                          </pic:spPr>
                        </pic:pic>
                      </a:graphicData>
                    </a:graphic>
                  </wp:inline>
                </w:drawing>
              </w:r>
            </w:del>
          </w:p>
        </w:tc>
      </w:tr>
      <w:tr w:rsidR="00FE6EFA" w:rsidDel="00BB3D2B" w14:paraId="1718EC75" w14:textId="5A103E08" w:rsidTr="00783691">
        <w:trPr>
          <w:del w:id="153"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36CAA496" w14:textId="7AD1B4C1" w:rsidR="00FE6EFA" w:rsidDel="00BB3D2B" w:rsidRDefault="00FE6EFA" w:rsidP="00FE6EFA">
            <w:pPr>
              <w:pStyle w:val="Body"/>
              <w:ind w:left="0"/>
              <w:rPr>
                <w:del w:id="154" w:author="Valvi, Ajay" w:date="2020-06-24T14:43:00Z"/>
                <w:rFonts w:ascii="Century Gothic" w:hAnsi="Century Gothic"/>
                <w:highlight w:val="yellow"/>
                <w:lang w:bidi="gu-IN"/>
              </w:rPr>
            </w:pPr>
            <w:del w:id="155" w:author="Valvi, Ajay" w:date="2020-06-24T14:43:00Z">
              <w:r w:rsidDel="00BB3D2B">
                <w:rPr>
                  <w:rFonts w:ascii="Century Gothic" w:hAnsi="Century Gothic"/>
                  <w:noProof/>
                  <w:lang w:eastAsia="en-US"/>
                </w:rPr>
                <w:drawing>
                  <wp:inline distT="0" distB="0" distL="0" distR="0" wp14:anchorId="6111493E" wp14:editId="0738101A">
                    <wp:extent cx="6391275" cy="3595092"/>
                    <wp:effectExtent l="0" t="0" r="0" b="571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6.PNG"/>
                            <pic:cNvPicPr/>
                          </pic:nvPicPr>
                          <pic:blipFill>
                            <a:blip r:embed="rId41">
                              <a:extLst>
                                <a:ext uri="{28A0092B-C50C-407E-A947-70E740481C1C}">
                                  <a14:useLocalDpi xmlns:a14="http://schemas.microsoft.com/office/drawing/2010/main" val="0"/>
                                </a:ext>
                              </a:extLst>
                            </a:blip>
                            <a:stretch>
                              <a:fillRect/>
                            </a:stretch>
                          </pic:blipFill>
                          <pic:spPr>
                            <a:xfrm>
                              <a:off x="0" y="0"/>
                              <a:ext cx="6400081" cy="3600045"/>
                            </a:xfrm>
                            <a:prstGeom prst="rect">
                              <a:avLst/>
                            </a:prstGeom>
                          </pic:spPr>
                        </pic:pic>
                      </a:graphicData>
                    </a:graphic>
                  </wp:inline>
                </w:drawing>
              </w:r>
            </w:del>
          </w:p>
        </w:tc>
      </w:tr>
      <w:tr w:rsidR="00FE6EFA" w:rsidDel="00BB3D2B" w14:paraId="0D75789A" w14:textId="2A601CFD" w:rsidTr="00783691">
        <w:trPr>
          <w:del w:id="156"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3233EF70" w14:textId="5B00022B" w:rsidR="00FE6EFA" w:rsidDel="00BB3D2B" w:rsidRDefault="00FE6EFA" w:rsidP="00FE6EFA">
            <w:pPr>
              <w:pStyle w:val="Body"/>
              <w:ind w:left="0"/>
              <w:rPr>
                <w:del w:id="157" w:author="Valvi, Ajay" w:date="2020-06-24T14:43:00Z"/>
                <w:rFonts w:ascii="Century Gothic" w:hAnsi="Century Gothic"/>
                <w:highlight w:val="yellow"/>
                <w:lang w:bidi="gu-IN"/>
              </w:rPr>
            </w:pPr>
            <w:del w:id="158" w:author="Valvi, Ajay" w:date="2020-06-24T14:43:00Z">
              <w:r w:rsidDel="00BB3D2B">
                <w:rPr>
                  <w:rFonts w:ascii="Century Gothic" w:hAnsi="Century Gothic"/>
                  <w:noProof/>
                  <w:lang w:eastAsia="en-US"/>
                </w:rPr>
                <w:drawing>
                  <wp:inline distT="0" distB="0" distL="0" distR="0" wp14:anchorId="290BD1AE" wp14:editId="09326ABB">
                    <wp:extent cx="6381750" cy="3589734"/>
                    <wp:effectExtent l="0" t="0" r="0" b="0"/>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7.PNG"/>
                            <pic:cNvPicPr/>
                          </pic:nvPicPr>
                          <pic:blipFill>
                            <a:blip r:embed="rId42">
                              <a:extLst>
                                <a:ext uri="{28A0092B-C50C-407E-A947-70E740481C1C}">
                                  <a14:useLocalDpi xmlns:a14="http://schemas.microsoft.com/office/drawing/2010/main" val="0"/>
                                </a:ext>
                              </a:extLst>
                            </a:blip>
                            <a:stretch>
                              <a:fillRect/>
                            </a:stretch>
                          </pic:blipFill>
                          <pic:spPr>
                            <a:xfrm>
                              <a:off x="0" y="0"/>
                              <a:ext cx="6392328" cy="3595684"/>
                            </a:xfrm>
                            <a:prstGeom prst="rect">
                              <a:avLst/>
                            </a:prstGeom>
                          </pic:spPr>
                        </pic:pic>
                      </a:graphicData>
                    </a:graphic>
                  </wp:inline>
                </w:drawing>
              </w:r>
            </w:del>
          </w:p>
        </w:tc>
      </w:tr>
      <w:tr w:rsidR="00FE6EFA" w:rsidDel="00BB3D2B" w14:paraId="1AD27464" w14:textId="2B01A028" w:rsidTr="00783691">
        <w:trPr>
          <w:del w:id="159"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6EA06869" w14:textId="27BA23F1" w:rsidR="00FE6EFA" w:rsidDel="00BB3D2B" w:rsidRDefault="00FE6EFA" w:rsidP="00FE6EFA">
            <w:pPr>
              <w:pStyle w:val="Body"/>
              <w:ind w:left="0"/>
              <w:rPr>
                <w:del w:id="160" w:author="Valvi, Ajay" w:date="2020-06-24T14:43:00Z"/>
                <w:rFonts w:ascii="Century Gothic" w:hAnsi="Century Gothic"/>
                <w:highlight w:val="yellow"/>
                <w:lang w:bidi="gu-IN"/>
              </w:rPr>
            </w:pPr>
            <w:del w:id="161" w:author="Valvi, Ajay" w:date="2020-06-24T14:43:00Z">
              <w:r w:rsidDel="00BB3D2B">
                <w:rPr>
                  <w:rFonts w:ascii="Century Gothic" w:hAnsi="Century Gothic"/>
                  <w:noProof/>
                  <w:lang w:eastAsia="en-US"/>
                </w:rPr>
                <w:drawing>
                  <wp:inline distT="0" distB="0" distL="0" distR="0" wp14:anchorId="03BB9AD6" wp14:editId="79A8D0F1">
                    <wp:extent cx="6383867" cy="3590925"/>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8.PNG"/>
                            <pic:cNvPicPr/>
                          </pic:nvPicPr>
                          <pic:blipFill>
                            <a:blip r:embed="rId43">
                              <a:extLst>
                                <a:ext uri="{28A0092B-C50C-407E-A947-70E740481C1C}">
                                  <a14:useLocalDpi xmlns:a14="http://schemas.microsoft.com/office/drawing/2010/main" val="0"/>
                                </a:ext>
                              </a:extLst>
                            </a:blip>
                            <a:stretch>
                              <a:fillRect/>
                            </a:stretch>
                          </pic:blipFill>
                          <pic:spPr>
                            <a:xfrm>
                              <a:off x="0" y="0"/>
                              <a:ext cx="6389287" cy="3593974"/>
                            </a:xfrm>
                            <a:prstGeom prst="rect">
                              <a:avLst/>
                            </a:prstGeom>
                          </pic:spPr>
                        </pic:pic>
                      </a:graphicData>
                    </a:graphic>
                  </wp:inline>
                </w:drawing>
              </w:r>
            </w:del>
          </w:p>
        </w:tc>
      </w:tr>
      <w:tr w:rsidR="00FE6EFA" w:rsidDel="00BB3D2B" w14:paraId="11725E97" w14:textId="2145A4C3" w:rsidTr="00783691">
        <w:trPr>
          <w:del w:id="162"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1B27D287" w14:textId="5D00F219" w:rsidR="00FE6EFA" w:rsidRPr="005C30D6" w:rsidDel="00BB3D2B" w:rsidRDefault="00FE6EFA" w:rsidP="005C30D6">
            <w:pPr>
              <w:ind w:left="578"/>
              <w:rPr>
                <w:del w:id="163" w:author="Valvi, Ajay" w:date="2020-06-24T14:43:00Z"/>
                <w:rFonts w:ascii="Century Gothic" w:hAnsi="Century Gothic"/>
                <w:lang w:bidi="gu-IN"/>
              </w:rPr>
            </w:pPr>
            <w:del w:id="164" w:author="Valvi, Ajay" w:date="2020-06-24T14:43:00Z">
              <w:r w:rsidRPr="005C30D6" w:rsidDel="00BB3D2B">
                <w:rPr>
                  <w:rFonts w:ascii="Century Gothic" w:hAnsi="Century Gothic"/>
                  <w:lang w:bidi="gu-IN"/>
                </w:rPr>
                <w:delText xml:space="preserve">Sizing notes for </w:delText>
              </w:r>
              <w:r w:rsidR="005C30D6" w:rsidRPr="005C30D6" w:rsidDel="00BB3D2B">
                <w:rPr>
                  <w:rFonts w:ascii="Century Gothic" w:hAnsi="Century Gothic"/>
                  <w:lang w:bidi="gu-IN"/>
                </w:rPr>
                <w:delText xml:space="preserve">10k to </w:delText>
              </w:r>
              <w:r w:rsidRPr="005C30D6" w:rsidDel="00BB3D2B">
                <w:rPr>
                  <w:rFonts w:ascii="Century Gothic" w:hAnsi="Century Gothic"/>
                  <w:lang w:bidi="gu-IN"/>
                </w:rPr>
                <w:delText xml:space="preserve">200k scenario </w:delText>
              </w:r>
            </w:del>
          </w:p>
          <w:p w14:paraId="3F713B39" w14:textId="5C0E270A" w:rsidR="00FE6EFA" w:rsidRPr="00FE6EFA" w:rsidDel="00BB3D2B" w:rsidRDefault="00FE6EFA" w:rsidP="005C30D6">
            <w:pPr>
              <w:pStyle w:val="ListParagraph"/>
              <w:numPr>
                <w:ilvl w:val="0"/>
                <w:numId w:val="27"/>
              </w:numPr>
              <w:rPr>
                <w:del w:id="165" w:author="Valvi, Ajay" w:date="2020-06-24T14:43:00Z"/>
                <w:rFonts w:ascii="Century Gothic" w:hAnsi="Century Gothic"/>
                <w:color w:val="auto"/>
                <w:sz w:val="20"/>
                <w:szCs w:val="24"/>
                <w:lang w:eastAsia="zh-CN" w:bidi="gu-IN"/>
              </w:rPr>
            </w:pPr>
            <w:del w:id="166" w:author="Valvi, Ajay" w:date="2020-06-24T14:43:00Z">
              <w:r w:rsidRPr="00FE6EFA" w:rsidDel="00BB3D2B">
                <w:rPr>
                  <w:rFonts w:ascii="Century Gothic" w:hAnsi="Century Gothic"/>
                  <w:lang w:bidi="gu-IN"/>
                </w:rPr>
                <w:delText>S</w:delText>
              </w:r>
              <w:r w:rsidRPr="00FE6EFA" w:rsidDel="00BB3D2B">
                <w:rPr>
                  <w:rFonts w:ascii="Century Gothic" w:hAnsi="Century Gothic"/>
                  <w:color w:val="auto"/>
                  <w:sz w:val="20"/>
                  <w:szCs w:val="24"/>
                  <w:lang w:eastAsia="zh-CN" w:bidi="gu-IN"/>
                </w:rPr>
                <w:delText>plit compressors by 50K chunks which means 4 TWX instances in HA for ingestion (4 alive + 4 sleeping)</w:delText>
              </w:r>
            </w:del>
          </w:p>
          <w:p w14:paraId="75F9C708" w14:textId="7760BFA0" w:rsidR="00FE6EFA" w:rsidRPr="00FE6EFA" w:rsidDel="00BB3D2B" w:rsidRDefault="00FE6EFA" w:rsidP="005C30D6">
            <w:pPr>
              <w:pStyle w:val="ListParagraph"/>
              <w:numPr>
                <w:ilvl w:val="0"/>
                <w:numId w:val="27"/>
              </w:numPr>
              <w:rPr>
                <w:del w:id="167" w:author="Valvi, Ajay" w:date="2020-06-24T14:43:00Z"/>
                <w:rFonts w:ascii="Century Gothic" w:hAnsi="Century Gothic"/>
                <w:color w:val="auto"/>
                <w:sz w:val="20"/>
                <w:szCs w:val="24"/>
                <w:lang w:eastAsia="zh-CN" w:bidi="gu-IN"/>
              </w:rPr>
            </w:pPr>
            <w:del w:id="168" w:author="Valvi, Ajay" w:date="2020-06-24T14:43:00Z">
              <w:r w:rsidRPr="00FE6EFA" w:rsidDel="00BB3D2B">
                <w:rPr>
                  <w:rFonts w:ascii="Century Gothic" w:hAnsi="Century Gothic"/>
                  <w:color w:val="auto"/>
                  <w:sz w:val="20"/>
                  <w:szCs w:val="24"/>
                  <w:lang w:eastAsia="zh-CN" w:bidi="gu-IN"/>
                </w:rPr>
                <w:delText>1 TWX HA (1 sleeping + 1 alive) instance for UI purposes to serve mashups to the users with stats about their account, traffic, cost, assets etc. This TWX will query the TWX ingestion server that manages the logged user</w:delText>
              </w:r>
            </w:del>
          </w:p>
          <w:p w14:paraId="0A556922" w14:textId="5FDF4F79" w:rsidR="00FE6EFA" w:rsidRPr="00FE6EFA" w:rsidDel="00BB3D2B" w:rsidRDefault="00FE6EFA" w:rsidP="005C30D6">
            <w:pPr>
              <w:pStyle w:val="ListParagraph"/>
              <w:numPr>
                <w:ilvl w:val="0"/>
                <w:numId w:val="27"/>
              </w:numPr>
              <w:rPr>
                <w:del w:id="169" w:author="Valvi, Ajay" w:date="2020-06-24T14:43:00Z"/>
                <w:rFonts w:ascii="Century Gothic" w:hAnsi="Century Gothic"/>
                <w:color w:val="auto"/>
                <w:sz w:val="20"/>
                <w:szCs w:val="24"/>
                <w:lang w:eastAsia="zh-CN" w:bidi="gu-IN"/>
              </w:rPr>
            </w:pPr>
            <w:del w:id="170" w:author="Valvi, Ajay" w:date="2020-06-24T14:43:00Z">
              <w:r w:rsidRPr="00FE6EFA" w:rsidDel="00BB3D2B">
                <w:rPr>
                  <w:rFonts w:ascii="Century Gothic" w:hAnsi="Century Gothic"/>
                  <w:color w:val="auto"/>
                  <w:sz w:val="20"/>
                  <w:szCs w:val="24"/>
                  <w:lang w:eastAsia="zh-CN" w:bidi="gu-IN"/>
                </w:rPr>
                <w:delText>Each TWX ingestion will speak with 5 connection servers, each connection server will speak with 50K compressors things = 5 connection servers</w:delText>
              </w:r>
            </w:del>
          </w:p>
          <w:p w14:paraId="09AEEE22" w14:textId="236D2BC3" w:rsidR="00FE6EFA" w:rsidRPr="00FE6EFA" w:rsidDel="00BB3D2B" w:rsidRDefault="00FE6EFA" w:rsidP="005C30D6">
            <w:pPr>
              <w:pStyle w:val="ListParagraph"/>
              <w:numPr>
                <w:ilvl w:val="0"/>
                <w:numId w:val="27"/>
              </w:numPr>
              <w:rPr>
                <w:del w:id="171" w:author="Valvi, Ajay" w:date="2020-06-24T14:43:00Z"/>
                <w:rFonts w:ascii="Century Gothic" w:hAnsi="Century Gothic"/>
                <w:color w:val="auto"/>
                <w:sz w:val="20"/>
                <w:szCs w:val="24"/>
                <w:lang w:eastAsia="zh-CN" w:bidi="gu-IN"/>
              </w:rPr>
            </w:pPr>
            <w:del w:id="172" w:author="Valvi, Ajay" w:date="2020-06-24T14:43:00Z">
              <w:r w:rsidRPr="00FE6EFA" w:rsidDel="00BB3D2B">
                <w:rPr>
                  <w:rFonts w:ascii="Century Gothic" w:hAnsi="Century Gothic"/>
                  <w:color w:val="auto"/>
                  <w:sz w:val="20"/>
                  <w:szCs w:val="24"/>
                  <w:lang w:eastAsia="zh-CN" w:bidi="gu-IN"/>
                </w:rPr>
                <w:delText>1 TWX admin for admin purposes to see system stats, connected users, problems and alerts and to allocate edges to CS load balancers as more edges on board and more CS are added until 200k assets</w:delText>
              </w:r>
            </w:del>
          </w:p>
          <w:p w14:paraId="16F24B59" w14:textId="3460AB1A" w:rsidR="00FE6EFA" w:rsidRPr="00FE6EFA" w:rsidDel="00BB3D2B" w:rsidRDefault="00FE6EFA" w:rsidP="005C30D6">
            <w:pPr>
              <w:pStyle w:val="ListParagraph"/>
              <w:numPr>
                <w:ilvl w:val="0"/>
                <w:numId w:val="27"/>
              </w:numPr>
              <w:rPr>
                <w:del w:id="173" w:author="Valvi, Ajay" w:date="2020-06-24T14:43:00Z"/>
                <w:rFonts w:ascii="Century Gothic" w:hAnsi="Century Gothic"/>
                <w:color w:val="auto"/>
                <w:sz w:val="20"/>
                <w:szCs w:val="24"/>
                <w:lang w:eastAsia="zh-CN" w:bidi="gu-IN"/>
              </w:rPr>
            </w:pPr>
            <w:del w:id="174" w:author="Valvi, Ajay" w:date="2020-06-24T14:43:00Z">
              <w:r w:rsidRPr="00FE6EFA" w:rsidDel="00BB3D2B">
                <w:rPr>
                  <w:rFonts w:ascii="Century Gothic" w:hAnsi="Century Gothic"/>
                  <w:color w:val="auto"/>
                  <w:sz w:val="20"/>
                  <w:szCs w:val="24"/>
                  <w:lang w:eastAsia="zh-CN" w:bidi="gu-IN"/>
                </w:rPr>
                <w:delText>1 Load balancer between each 50k edges and 5 Conn.Server  = 4 Conn Server load balancers in total</w:delText>
              </w:r>
            </w:del>
          </w:p>
          <w:p w14:paraId="68414343" w14:textId="7F4D8C75" w:rsidR="00FE6EFA" w:rsidRPr="00FE6EFA" w:rsidDel="00BB3D2B" w:rsidRDefault="00FE6EFA" w:rsidP="005C30D6">
            <w:pPr>
              <w:pStyle w:val="ListParagraph"/>
              <w:numPr>
                <w:ilvl w:val="0"/>
                <w:numId w:val="27"/>
              </w:numPr>
              <w:rPr>
                <w:del w:id="175" w:author="Valvi, Ajay" w:date="2020-06-24T14:43:00Z"/>
                <w:rFonts w:ascii="Century Gothic" w:hAnsi="Century Gothic"/>
                <w:color w:val="auto"/>
                <w:sz w:val="20"/>
                <w:szCs w:val="24"/>
                <w:lang w:eastAsia="zh-CN" w:bidi="gu-IN"/>
              </w:rPr>
            </w:pPr>
            <w:del w:id="176" w:author="Valvi, Ajay" w:date="2020-06-24T14:43:00Z">
              <w:r w:rsidRPr="00FE6EFA" w:rsidDel="00BB3D2B">
                <w:rPr>
                  <w:rFonts w:ascii="Century Gothic" w:hAnsi="Century Gothic"/>
                  <w:color w:val="auto"/>
                  <w:sz w:val="20"/>
                  <w:szCs w:val="24"/>
                  <w:lang w:eastAsia="zh-CN" w:bidi="gu-IN"/>
                </w:rPr>
                <w:delText>1 Load balancer between a TWX alive and TWX sleeping = 4 ThingWorx load balancers in total</w:delText>
              </w:r>
            </w:del>
          </w:p>
          <w:p w14:paraId="2ABE4871" w14:textId="60B974C4" w:rsidR="00FE6EFA" w:rsidRPr="00FE6EFA" w:rsidDel="00BB3D2B" w:rsidRDefault="00FE6EFA" w:rsidP="005C30D6">
            <w:pPr>
              <w:pStyle w:val="ListParagraph"/>
              <w:numPr>
                <w:ilvl w:val="0"/>
                <w:numId w:val="27"/>
              </w:numPr>
              <w:rPr>
                <w:del w:id="177" w:author="Valvi, Ajay" w:date="2020-06-24T14:43:00Z"/>
                <w:rFonts w:ascii="Century Gothic" w:hAnsi="Century Gothic"/>
                <w:color w:val="auto"/>
                <w:sz w:val="20"/>
                <w:szCs w:val="24"/>
                <w:lang w:eastAsia="zh-CN" w:bidi="gu-IN"/>
              </w:rPr>
            </w:pPr>
            <w:del w:id="178" w:author="Valvi, Ajay" w:date="2020-06-24T14:43:00Z">
              <w:r w:rsidRPr="00FE6EFA" w:rsidDel="00BB3D2B">
                <w:rPr>
                  <w:rFonts w:ascii="Century Gothic" w:hAnsi="Century Gothic"/>
                  <w:color w:val="auto"/>
                  <w:sz w:val="20"/>
                  <w:szCs w:val="24"/>
                  <w:lang w:eastAsia="zh-CN" w:bidi="gu-IN"/>
                </w:rPr>
                <w:delText xml:space="preserve">1 CAS (Ping Federate) with 1 IdP and 1 LDAP (for HA mode) </w:delText>
              </w:r>
            </w:del>
          </w:p>
          <w:p w14:paraId="60EDEE7E" w14:textId="28ECC035" w:rsidR="00FE6EFA" w:rsidRPr="00FE6EFA" w:rsidDel="00BB3D2B" w:rsidRDefault="00FE6EFA" w:rsidP="005C30D6">
            <w:pPr>
              <w:pStyle w:val="ListParagraph"/>
              <w:numPr>
                <w:ilvl w:val="0"/>
                <w:numId w:val="27"/>
              </w:numPr>
              <w:rPr>
                <w:del w:id="179" w:author="Valvi, Ajay" w:date="2020-06-24T14:43:00Z"/>
                <w:rFonts w:ascii="Century Gothic" w:hAnsi="Century Gothic"/>
                <w:color w:val="auto"/>
                <w:sz w:val="20"/>
                <w:szCs w:val="24"/>
                <w:lang w:eastAsia="zh-CN" w:bidi="gu-IN"/>
              </w:rPr>
            </w:pPr>
            <w:del w:id="180" w:author="Valvi, Ajay" w:date="2020-06-24T14:43:00Z">
              <w:r w:rsidRPr="00FE6EFA" w:rsidDel="00BB3D2B">
                <w:rPr>
                  <w:rFonts w:ascii="Century Gothic" w:hAnsi="Century Gothic"/>
                  <w:color w:val="auto"/>
                  <w:sz w:val="20"/>
                  <w:szCs w:val="24"/>
                  <w:lang w:eastAsia="zh-CN" w:bidi="gu-IN"/>
                </w:rPr>
                <w:delText>5 Zoo keeper nodes to monitor all 10 TWX instances</w:delText>
              </w:r>
            </w:del>
          </w:p>
          <w:p w14:paraId="00CDC764" w14:textId="338847B6" w:rsidR="00FE6EFA" w:rsidRPr="00FE6EFA" w:rsidDel="00BB3D2B" w:rsidRDefault="00FE6EFA" w:rsidP="005C30D6">
            <w:pPr>
              <w:pStyle w:val="ListParagraph"/>
              <w:numPr>
                <w:ilvl w:val="0"/>
                <w:numId w:val="27"/>
              </w:numPr>
              <w:rPr>
                <w:del w:id="181" w:author="Valvi, Ajay" w:date="2020-06-24T14:43:00Z"/>
                <w:rFonts w:ascii="Century Gothic" w:hAnsi="Century Gothic"/>
                <w:color w:val="auto"/>
                <w:sz w:val="20"/>
                <w:szCs w:val="24"/>
                <w:lang w:eastAsia="zh-CN" w:bidi="gu-IN"/>
              </w:rPr>
            </w:pPr>
            <w:del w:id="182" w:author="Valvi, Ajay" w:date="2020-06-24T14:43:00Z">
              <w:r w:rsidRPr="00FE6EFA" w:rsidDel="00BB3D2B">
                <w:rPr>
                  <w:rFonts w:ascii="Century Gothic" w:hAnsi="Century Gothic"/>
                  <w:color w:val="auto"/>
                  <w:sz w:val="20"/>
                  <w:szCs w:val="24"/>
                  <w:lang w:eastAsia="zh-CN" w:bidi="gu-IN"/>
                </w:rPr>
                <w:delText>3 PostgreSQL server to host 5 thing model schemas each (HA) for 4 alive ingestion ThingWorx and 1 alive UI Thingworx</w:delText>
              </w:r>
            </w:del>
          </w:p>
          <w:p w14:paraId="71670990" w14:textId="5F5D7516" w:rsidR="00FE6EFA" w:rsidRPr="00FE6EFA" w:rsidDel="00BB3D2B" w:rsidRDefault="00FE6EFA" w:rsidP="005C30D6">
            <w:pPr>
              <w:pStyle w:val="ListParagraph"/>
              <w:numPr>
                <w:ilvl w:val="0"/>
                <w:numId w:val="27"/>
              </w:numPr>
              <w:rPr>
                <w:del w:id="183" w:author="Valvi, Ajay" w:date="2020-06-24T14:43:00Z"/>
                <w:rFonts w:ascii="Century Gothic" w:hAnsi="Century Gothic"/>
                <w:color w:val="auto"/>
                <w:sz w:val="20"/>
                <w:szCs w:val="24"/>
                <w:lang w:eastAsia="zh-CN" w:bidi="gu-IN"/>
              </w:rPr>
            </w:pPr>
            <w:del w:id="184" w:author="Valvi, Ajay" w:date="2020-06-24T14:43:00Z">
              <w:r w:rsidRPr="00FE6EFA" w:rsidDel="00BB3D2B">
                <w:rPr>
                  <w:rFonts w:ascii="Century Gothic" w:hAnsi="Century Gothic"/>
                  <w:color w:val="auto"/>
                  <w:sz w:val="20"/>
                  <w:szCs w:val="24"/>
                  <w:lang w:eastAsia="zh-CN" w:bidi="gu-IN"/>
                </w:rPr>
                <w:delText>3 PGPool hosted in TWX VMs sleeping or separately (small HW)</w:delText>
              </w:r>
            </w:del>
          </w:p>
          <w:p w14:paraId="79641E83" w14:textId="7001C65F" w:rsidR="00125467" w:rsidRPr="005C30D6" w:rsidDel="00BB3D2B" w:rsidRDefault="00FE6EFA" w:rsidP="005C30D6">
            <w:pPr>
              <w:pStyle w:val="ListParagraph"/>
              <w:numPr>
                <w:ilvl w:val="0"/>
                <w:numId w:val="27"/>
              </w:numPr>
              <w:rPr>
                <w:del w:id="185" w:author="Valvi, Ajay" w:date="2020-06-24T14:43:00Z"/>
                <w:rFonts w:ascii="Century Gothic" w:hAnsi="Century Gothic"/>
                <w:color w:val="auto"/>
                <w:sz w:val="20"/>
                <w:szCs w:val="24"/>
                <w:lang w:eastAsia="zh-CN" w:bidi="gu-IN"/>
              </w:rPr>
            </w:pPr>
            <w:del w:id="186" w:author="Valvi, Ajay" w:date="2020-06-24T14:43:00Z">
              <w:r w:rsidRPr="00FE6EFA" w:rsidDel="00BB3D2B">
                <w:rPr>
                  <w:rFonts w:ascii="Century Gothic" w:hAnsi="Century Gothic"/>
                  <w:color w:val="auto"/>
                  <w:sz w:val="20"/>
                  <w:szCs w:val="24"/>
                  <w:lang w:eastAsia="zh-CN" w:bidi="gu-IN"/>
                </w:rPr>
                <w:delText>1 file storage system to host repositories for all 5 alive TWX Instances</w:delText>
              </w:r>
            </w:del>
          </w:p>
          <w:p w14:paraId="4C2A6505" w14:textId="7967E192" w:rsidR="00FE6EFA" w:rsidDel="00BB3D2B" w:rsidRDefault="00FE6EFA" w:rsidP="005C30D6">
            <w:pPr>
              <w:pStyle w:val="ListParagraph"/>
              <w:numPr>
                <w:ilvl w:val="0"/>
                <w:numId w:val="27"/>
              </w:numPr>
              <w:rPr>
                <w:del w:id="187" w:author="Valvi, Ajay" w:date="2020-06-24T14:43:00Z"/>
                <w:rFonts w:ascii="Century Gothic" w:hAnsi="Century Gothic"/>
                <w:highlight w:val="yellow"/>
                <w:lang w:bidi="gu-IN"/>
              </w:rPr>
            </w:pPr>
            <w:del w:id="188" w:author="Valvi, Ajay" w:date="2020-06-24T14:43:00Z">
              <w:r w:rsidRPr="005C30D6" w:rsidDel="00BB3D2B">
                <w:rPr>
                  <w:rFonts w:ascii="Century Gothic" w:hAnsi="Century Gothic"/>
                  <w:color w:val="auto"/>
                  <w:sz w:val="20"/>
                  <w:szCs w:val="24"/>
                  <w:lang w:eastAsia="zh-CN" w:bidi="gu-IN"/>
                </w:rPr>
                <w:delText>1 archive DB to store value stream data older than 1 year</w:delText>
              </w:r>
            </w:del>
          </w:p>
        </w:tc>
      </w:tr>
    </w:tbl>
    <w:p w14:paraId="22CC07A6" w14:textId="2C678DC2" w:rsidR="00FE6EFA" w:rsidDel="00BB3D2B" w:rsidRDefault="00BB3D2B">
      <w:pPr>
        <w:pStyle w:val="Heading3"/>
        <w:ind w:left="1287"/>
        <w:rPr>
          <w:del w:id="189" w:author="Valvi, Ajay" w:date="2020-06-24T14:43:00Z"/>
          <w:rFonts w:ascii="Century Gothic" w:hAnsi="Century Gothic"/>
          <w:highlight w:val="yellow"/>
          <w:lang w:bidi="gu-IN"/>
        </w:rPr>
      </w:pPr>
      <w:ins w:id="190" w:author="Valvi, Ajay" w:date="2020-06-24T14:45:00Z">
        <w:r>
          <w:rPr>
            <w:rFonts w:ascii="Century Gothic" w:hAnsi="Century Gothic"/>
            <w:highlight w:val="yellow"/>
            <w:lang w:bidi="gu-IN"/>
          </w:rPr>
          <w:t xml:space="preserve">Scalability Factors and </w:t>
        </w:r>
      </w:ins>
    </w:p>
    <w:p w14:paraId="517ED0F6" w14:textId="77777777" w:rsidR="00BB3D2B" w:rsidRDefault="00BB3D2B" w:rsidP="00BB3D2B">
      <w:pPr>
        <w:pStyle w:val="Heading3"/>
        <w:rPr>
          <w:ins w:id="191" w:author="Valvi, Ajay" w:date="2020-06-24T14:45:00Z"/>
          <w:rFonts w:ascii="Century Gothic" w:hAnsi="Century Gothic"/>
        </w:rPr>
      </w:pPr>
      <w:ins w:id="192" w:author="Valvi, Ajay" w:date="2020-06-24T14:45:00Z">
        <w:r>
          <w:rPr>
            <w:rFonts w:ascii="Century Gothic" w:hAnsi="Century Gothic"/>
          </w:rPr>
          <w:t xml:space="preserve">On Premise </w:t>
        </w:r>
        <w:r w:rsidRPr="004503B6">
          <w:rPr>
            <w:rFonts w:ascii="Century Gothic" w:hAnsi="Century Gothic"/>
          </w:rPr>
          <w:t>Architecture</w:t>
        </w:r>
        <w:r>
          <w:rPr>
            <w:rFonts w:ascii="Century Gothic" w:hAnsi="Century Gothic"/>
          </w:rPr>
          <w:t xml:space="preserve"> Considerations</w:t>
        </w:r>
      </w:ins>
    </w:p>
    <w:p w14:paraId="092341D1" w14:textId="77777777" w:rsidR="00BB3D2B" w:rsidRDefault="00BB3D2B" w:rsidP="00BB3D2B">
      <w:pPr>
        <w:pStyle w:val="Body"/>
        <w:rPr>
          <w:ins w:id="193" w:author="Valvi, Ajay" w:date="2020-06-24T14:45:00Z"/>
        </w:rPr>
      </w:pPr>
    </w:p>
    <w:p w14:paraId="1ED6E4E6" w14:textId="77777777" w:rsidR="00BB3D2B" w:rsidRDefault="00BB3D2B" w:rsidP="00BB3D2B">
      <w:pPr>
        <w:pStyle w:val="Body"/>
        <w:rPr>
          <w:ins w:id="194" w:author="Valvi, Ajay" w:date="2020-06-24T14:46:00Z"/>
          <w:rFonts w:ascii="Century Gothic" w:hAnsi="Century Gothic"/>
        </w:rPr>
      </w:pPr>
      <w:ins w:id="195" w:author="Valvi, Ajay" w:date="2020-06-24T14:45:00Z">
        <w:r>
          <w:rPr>
            <w:rFonts w:ascii="Century Gothic" w:hAnsi="Century Gothic"/>
          </w:rPr>
          <w:t>The following slide depic</w:t>
        </w:r>
      </w:ins>
      <w:ins w:id="196" w:author="Valvi, Ajay" w:date="2020-06-24T14:46:00Z">
        <w:r>
          <w:rPr>
            <w:rFonts w:ascii="Century Gothic" w:hAnsi="Century Gothic"/>
          </w:rPr>
          <w:t>t the Scalability factors and the Single Server Mode to HA transitions conditions.</w:t>
        </w:r>
      </w:ins>
    </w:p>
    <w:p w14:paraId="51B61635" w14:textId="59A503E0" w:rsidR="00BB3D2B" w:rsidRPr="00BB3D2B" w:rsidRDefault="00BB3D2B" w:rsidP="00BB3D2B">
      <w:pPr>
        <w:pStyle w:val="Body"/>
        <w:rPr>
          <w:ins w:id="197" w:author="Valvi, Ajay" w:date="2020-06-24T14:45:00Z"/>
          <w:highlight w:val="yellow"/>
          <w:lang w:bidi="gu-IN"/>
          <w:rPrChange w:id="198" w:author="Valvi, Ajay" w:date="2020-06-24T14:45:00Z">
            <w:rPr>
              <w:ins w:id="199" w:author="Valvi, Ajay" w:date="2020-06-24T14:45:00Z"/>
              <w:rFonts w:ascii="Century Gothic" w:hAnsi="Century Gothic"/>
              <w:highlight w:val="yellow"/>
              <w:lang w:bidi="gu-IN"/>
            </w:rPr>
          </w:rPrChange>
        </w:rPr>
        <w:pPrChange w:id="200" w:author="Valvi, Ajay" w:date="2020-06-24T14:45:00Z">
          <w:pPr>
            <w:pStyle w:val="Body"/>
          </w:pPr>
        </w:pPrChange>
      </w:pPr>
      <w:ins w:id="201" w:author="Valvi, Ajay" w:date="2020-06-24T14:47:00Z">
        <w:r>
          <w:rPr>
            <w:rFonts w:ascii="Century Gothic" w:hAnsi="Century Gothic"/>
            <w:noProof/>
          </w:rPr>
          <w:lastRenderedPageBreak/>
          <w:drawing>
            <wp:inline distT="0" distB="0" distL="0" distR="0" wp14:anchorId="59E9A476" wp14:editId="1272F3EE">
              <wp:extent cx="5760000" cy="3240000"/>
              <wp:effectExtent l="0" t="0" r="0" b="0"/>
              <wp:docPr id="291" name="Picture 29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lide3.PNG"/>
                      <pic:cNvPicPr/>
                    </pic:nvPicPr>
                    <pic:blipFill>
                      <a:blip r:embed="rId44">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rFonts w:ascii="Century Gothic" w:hAnsi="Century Gothic"/>
            <w:noProof/>
          </w:rPr>
          <w:drawing>
            <wp:inline distT="0" distB="0" distL="0" distR="0" wp14:anchorId="3EFE164D" wp14:editId="2509EAAD">
              <wp:extent cx="5760000" cy="3240000"/>
              <wp:effectExtent l="0" t="0" r="0" b="0"/>
              <wp:docPr id="292" name="Picture 29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lide4.PNG"/>
                      <pic:cNvPicPr/>
                    </pic:nvPicPr>
                    <pic:blipFill>
                      <a:blip r:embed="rId45">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rFonts w:ascii="Century Gothic" w:hAnsi="Century Gothic"/>
            <w:noProof/>
          </w:rPr>
          <w:lastRenderedPageBreak/>
          <w:drawing>
            <wp:inline distT="0" distB="0" distL="0" distR="0" wp14:anchorId="1C0BBD06" wp14:editId="20778CCE">
              <wp:extent cx="5760000" cy="3240000"/>
              <wp:effectExtent l="0" t="0" r="0" b="0"/>
              <wp:docPr id="293" name="Picture 29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lide5.PNG"/>
                      <pic:cNvPicPr/>
                    </pic:nvPicPr>
                    <pic:blipFill>
                      <a:blip r:embed="rId46">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rFonts w:ascii="Century Gothic" w:hAnsi="Century Gothic"/>
            <w:noProof/>
          </w:rPr>
          <w:drawing>
            <wp:inline distT="0" distB="0" distL="0" distR="0" wp14:anchorId="633848F6" wp14:editId="073BE965">
              <wp:extent cx="5760000" cy="3240000"/>
              <wp:effectExtent l="0" t="0" r="0" b="0"/>
              <wp:docPr id="294" name="Picture 2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Slide6.PNG"/>
                      <pic:cNvPicPr/>
                    </pic:nvPicPr>
                    <pic:blipFill>
                      <a:blip r:embed="rId47">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rFonts w:ascii="Century Gothic" w:hAnsi="Century Gothic"/>
            <w:noProof/>
          </w:rPr>
          <w:lastRenderedPageBreak/>
          <w:drawing>
            <wp:inline distT="0" distB="0" distL="0" distR="0" wp14:anchorId="41EE1850" wp14:editId="4055521A">
              <wp:extent cx="5760000" cy="3240000"/>
              <wp:effectExtent l="0" t="0" r="0" b="0"/>
              <wp:docPr id="295" name="Picture 29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Slide7.PNG"/>
                      <pic:cNvPicPr/>
                    </pic:nvPicPr>
                    <pic:blipFill>
                      <a:blip r:embed="rId48">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rFonts w:ascii="Century Gothic" w:hAnsi="Century Gothic"/>
            <w:noProof/>
          </w:rPr>
          <w:drawing>
            <wp:inline distT="0" distB="0" distL="0" distR="0" wp14:anchorId="0869B589" wp14:editId="2ED37E7E">
              <wp:extent cx="5760000" cy="3240000"/>
              <wp:effectExtent l="0" t="0" r="0" b="0"/>
              <wp:docPr id="296" name="Picture 2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lide8.PNG"/>
                      <pic:cNvPicPr/>
                    </pic:nvPicPr>
                    <pic:blipFill>
                      <a:blip r:embed="rId49">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rFonts w:ascii="Century Gothic" w:hAnsi="Century Gothic"/>
            <w:noProof/>
          </w:rPr>
          <w:lastRenderedPageBreak/>
          <w:drawing>
            <wp:inline distT="0" distB="0" distL="0" distR="0" wp14:anchorId="36B44F69" wp14:editId="3CA7A094">
              <wp:extent cx="5760000" cy="3240000"/>
              <wp:effectExtent l="0" t="0" r="0" b="0"/>
              <wp:docPr id="297" name="Picture 2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Slide9.PNG"/>
                      <pic:cNvPicPr/>
                    </pic:nvPicPr>
                    <pic:blipFill>
                      <a:blip r:embed="rId50">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rFonts w:ascii="Century Gothic" w:hAnsi="Century Gothic"/>
            <w:noProof/>
          </w:rPr>
          <w:drawing>
            <wp:inline distT="0" distB="0" distL="0" distR="0" wp14:anchorId="521E5415" wp14:editId="71F7BC22">
              <wp:extent cx="5760000" cy="3240000"/>
              <wp:effectExtent l="0" t="0" r="0" b="0"/>
              <wp:docPr id="299" name="Picture 2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lide11.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rFonts w:ascii="Century Gothic" w:hAnsi="Century Gothic"/>
            <w:noProof/>
          </w:rPr>
          <w:lastRenderedPageBreak/>
          <w:drawing>
            <wp:inline distT="0" distB="0" distL="0" distR="0" wp14:anchorId="2A929BD7" wp14:editId="1CB17F21">
              <wp:extent cx="5760000" cy="3240000"/>
              <wp:effectExtent l="0" t="0" r="0" b="0"/>
              <wp:docPr id="300" name="Picture 3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lide13.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ins>
      <w:ins w:id="202" w:author="Valvi, Ajay" w:date="2020-06-24T14:45:00Z">
        <w:r>
          <w:rPr>
            <w:rFonts w:ascii="Century Gothic" w:hAnsi="Century Gothic"/>
          </w:rPr>
          <w:t>Following</w:t>
        </w:r>
      </w:ins>
    </w:p>
    <w:p w14:paraId="46F377C4" w14:textId="77777777" w:rsidR="00195E78" w:rsidRPr="00195E78" w:rsidRDefault="00195E78">
      <w:pPr>
        <w:pStyle w:val="Heading3"/>
        <w:ind w:left="1287"/>
        <w:rPr>
          <w:ins w:id="203" w:author="Valvi, Ajay" w:date="2020-06-24T01:19:00Z"/>
          <w:rFonts w:ascii="Century Gothic" w:hAnsi="Century Gothic"/>
          <w:b w:val="0"/>
          <w:bCs w:val="0"/>
          <w:rPrChange w:id="204" w:author="Valvi, Ajay" w:date="2020-06-24T01:19:00Z">
            <w:rPr>
              <w:ins w:id="205" w:author="Valvi, Ajay" w:date="2020-06-24T01:19:00Z"/>
              <w:b/>
              <w:bCs/>
            </w:rPr>
          </w:rPrChange>
        </w:rPr>
        <w:pPrChange w:id="206" w:author="Valvi, Ajay" w:date="2020-06-24T01:19:00Z">
          <w:pPr/>
        </w:pPrChange>
      </w:pPr>
      <w:ins w:id="207" w:author="Valvi, Ajay" w:date="2020-06-24T01:19:00Z">
        <w:r w:rsidRPr="00195E78">
          <w:rPr>
            <w:rFonts w:ascii="Century Gothic" w:hAnsi="Century Gothic"/>
            <w:rPrChange w:id="208" w:author="Valvi, Ajay" w:date="2020-06-24T01:19:00Z">
              <w:rPr/>
            </w:rPrChange>
          </w:rPr>
          <w:t>Software Content Management:</w:t>
        </w:r>
      </w:ins>
    </w:p>
    <w:p w14:paraId="05467EFC" w14:textId="77777777" w:rsidR="00195E78" w:rsidRPr="00195E78" w:rsidRDefault="00195E78" w:rsidP="00195E78">
      <w:pPr>
        <w:rPr>
          <w:ins w:id="209" w:author="Valvi, Ajay" w:date="2020-06-24T01:19:00Z"/>
          <w:rFonts w:ascii="Century Gothic" w:eastAsia="SimSun" w:hAnsi="Century Gothic" w:cs="Times New Roman"/>
          <w:sz w:val="20"/>
          <w:lang w:eastAsia="zh-CN"/>
          <w:rPrChange w:id="210" w:author="Valvi, Ajay" w:date="2020-06-24T01:20:00Z">
            <w:rPr>
              <w:ins w:id="211" w:author="Valvi, Ajay" w:date="2020-06-24T01:19:00Z"/>
              <w:b/>
              <w:bCs/>
            </w:rPr>
          </w:rPrChange>
        </w:rPr>
      </w:pPr>
      <w:ins w:id="212" w:author="Valvi, Ajay" w:date="2020-06-24T01:19:00Z">
        <w:r w:rsidRPr="00195E78">
          <w:rPr>
            <w:rFonts w:ascii="Century Gothic" w:eastAsia="SimSun" w:hAnsi="Century Gothic" w:cs="Times New Roman"/>
            <w:sz w:val="20"/>
            <w:lang w:eastAsia="zh-CN"/>
            <w:rPrChange w:id="213" w:author="Valvi, Ajay" w:date="2020-06-24T01:20:00Z">
              <w:rPr>
                <w:b/>
                <w:bCs/>
              </w:rPr>
            </w:rPrChange>
          </w:rPr>
          <w:t>Introduction:</w:t>
        </w:r>
      </w:ins>
    </w:p>
    <w:p w14:paraId="7C8248C8" w14:textId="77777777" w:rsidR="00195E78" w:rsidRPr="00195E78" w:rsidRDefault="00195E78" w:rsidP="00195E78">
      <w:pPr>
        <w:rPr>
          <w:ins w:id="214" w:author="Valvi, Ajay" w:date="2020-06-24T01:19:00Z"/>
          <w:rFonts w:ascii="Century Gothic" w:eastAsia="SimSun" w:hAnsi="Century Gothic" w:cs="Times New Roman"/>
          <w:sz w:val="20"/>
          <w:lang w:eastAsia="zh-CN"/>
          <w:rPrChange w:id="215" w:author="Valvi, Ajay" w:date="2020-06-24T01:20:00Z">
            <w:rPr>
              <w:ins w:id="216" w:author="Valvi, Ajay" w:date="2020-06-24T01:19:00Z"/>
            </w:rPr>
          </w:rPrChange>
        </w:rPr>
      </w:pPr>
      <w:ins w:id="217" w:author="Valvi, Ajay" w:date="2020-06-24T01:19:00Z">
        <w:r w:rsidRPr="00195E78">
          <w:rPr>
            <w:rFonts w:ascii="Century Gothic" w:eastAsia="SimSun" w:hAnsi="Century Gothic" w:cs="Times New Roman"/>
            <w:sz w:val="20"/>
            <w:lang w:eastAsia="zh-CN"/>
            <w:rPrChange w:id="218" w:author="Valvi, Ajay" w:date="2020-06-24T01:20:00Z">
              <w:rPr>
                <w:rStyle w:val="ph002cptcproduct"/>
              </w:rPr>
            </w:rPrChange>
          </w:rPr>
          <w:t>ThingWorx Software Content Management</w:t>
        </w:r>
        <w:r w:rsidRPr="00195E78">
          <w:rPr>
            <w:rFonts w:ascii="Century Gothic" w:eastAsia="SimSun" w:hAnsi="Century Gothic" w:cs="Times New Roman"/>
            <w:sz w:val="20"/>
            <w:lang w:eastAsia="zh-CN"/>
            <w:rPrChange w:id="219" w:author="Valvi, Ajay" w:date="2020-06-24T01:20:00Z">
              <w:rPr/>
            </w:rPrChange>
          </w:rPr>
          <w:t xml:space="preserve"> provides tools that allow you to create, manage, test, and deploy packages. With this utility, you can create packages for immediate deployment or at a scheduled time in the future. You can also test packages and deployments before making them available in production. Search and auditing tools for packages and deployments are provided as well. For deployments, you can enable automatic retries when a deployment fails.</w:t>
        </w:r>
      </w:ins>
    </w:p>
    <w:p w14:paraId="2D2F2C8D" w14:textId="77777777" w:rsidR="00195E78" w:rsidRPr="00195E78" w:rsidRDefault="00195E78" w:rsidP="00195E78">
      <w:pPr>
        <w:rPr>
          <w:ins w:id="220" w:author="Valvi, Ajay" w:date="2020-06-24T01:19:00Z"/>
          <w:rFonts w:ascii="Century Gothic" w:eastAsia="SimSun" w:hAnsi="Century Gothic" w:cs="Times New Roman"/>
          <w:sz w:val="20"/>
          <w:lang w:eastAsia="zh-CN"/>
          <w:rPrChange w:id="221" w:author="Valvi, Ajay" w:date="2020-06-24T01:21:00Z">
            <w:rPr>
              <w:ins w:id="222" w:author="Valvi, Ajay" w:date="2020-06-24T01:19:00Z"/>
              <w:b/>
              <w:bCs/>
            </w:rPr>
          </w:rPrChange>
        </w:rPr>
      </w:pPr>
      <w:ins w:id="223" w:author="Valvi, Ajay" w:date="2020-06-24T01:19:00Z">
        <w:r w:rsidRPr="00195E78">
          <w:rPr>
            <w:rFonts w:ascii="Century Gothic" w:eastAsia="SimSun" w:hAnsi="Century Gothic" w:cs="Times New Roman"/>
            <w:sz w:val="20"/>
            <w:lang w:eastAsia="zh-CN"/>
            <w:rPrChange w:id="224" w:author="Valvi, Ajay" w:date="2020-06-24T01:21:00Z">
              <w:rPr>
                <w:b/>
                <w:bCs/>
              </w:rPr>
            </w:rPrChange>
          </w:rPr>
          <w:t>Features:</w:t>
        </w:r>
      </w:ins>
    </w:p>
    <w:p w14:paraId="05CCD57F" w14:textId="77777777" w:rsidR="00195E78" w:rsidRPr="00195E78" w:rsidRDefault="00195E78">
      <w:pPr>
        <w:pStyle w:val="ListParagraph"/>
        <w:numPr>
          <w:ilvl w:val="0"/>
          <w:numId w:val="33"/>
        </w:numPr>
        <w:spacing w:after="160" w:line="259" w:lineRule="auto"/>
        <w:rPr>
          <w:ins w:id="225" w:author="Valvi, Ajay" w:date="2020-06-24T01:19:00Z"/>
          <w:rFonts w:ascii="Century Gothic" w:eastAsia="SimSun" w:hAnsi="Century Gothic" w:cs="Times New Roman"/>
          <w:sz w:val="20"/>
          <w:lang w:eastAsia="zh-CN" w:bidi="gu-IN"/>
          <w:rPrChange w:id="226" w:author="Valvi, Ajay" w:date="2020-06-24T01:21:00Z">
            <w:rPr>
              <w:ins w:id="227" w:author="Valvi, Ajay" w:date="2020-06-24T01:19:00Z"/>
            </w:rPr>
          </w:rPrChange>
        </w:rPr>
        <w:pPrChange w:id="228" w:author="Valvi, Ajay" w:date="2020-06-24T01:21:00Z">
          <w:pPr>
            <w:pStyle w:val="ListParagraph"/>
            <w:numPr>
              <w:numId w:val="31"/>
            </w:numPr>
            <w:spacing w:after="160" w:line="259" w:lineRule="auto"/>
            <w:ind w:hanging="360"/>
          </w:pPr>
        </w:pPrChange>
      </w:pPr>
      <w:ins w:id="229" w:author="Valvi, Ajay" w:date="2020-06-24T01:19:00Z">
        <w:r w:rsidRPr="00195E78">
          <w:rPr>
            <w:rFonts w:ascii="Century Gothic" w:eastAsia="SimSun" w:hAnsi="Century Gothic" w:cs="Times New Roman"/>
            <w:sz w:val="20"/>
            <w:lang w:eastAsia="zh-CN" w:bidi="gu-IN"/>
            <w:rPrChange w:id="230" w:author="Valvi, Ajay" w:date="2020-06-24T01:21:00Z">
              <w:rPr/>
            </w:rPrChange>
          </w:rPr>
          <w:t>Create and Search for existing software packages inside ThingWorx Platform</w:t>
        </w:r>
      </w:ins>
    </w:p>
    <w:p w14:paraId="1E272C6D" w14:textId="77777777" w:rsidR="00195E78" w:rsidRPr="00195E78" w:rsidRDefault="00195E78">
      <w:pPr>
        <w:pStyle w:val="ListParagraph"/>
        <w:numPr>
          <w:ilvl w:val="0"/>
          <w:numId w:val="33"/>
        </w:numPr>
        <w:spacing w:after="160" w:line="259" w:lineRule="auto"/>
        <w:rPr>
          <w:ins w:id="231" w:author="Valvi, Ajay" w:date="2020-06-24T01:19:00Z"/>
          <w:rFonts w:ascii="Century Gothic" w:eastAsia="SimSun" w:hAnsi="Century Gothic" w:cs="Times New Roman"/>
          <w:sz w:val="20"/>
          <w:lang w:eastAsia="zh-CN" w:bidi="gu-IN"/>
          <w:rPrChange w:id="232" w:author="Valvi, Ajay" w:date="2020-06-24T01:21:00Z">
            <w:rPr>
              <w:ins w:id="233" w:author="Valvi, Ajay" w:date="2020-06-24T01:19:00Z"/>
            </w:rPr>
          </w:rPrChange>
        </w:rPr>
        <w:pPrChange w:id="234" w:author="Valvi, Ajay" w:date="2020-06-24T01:21:00Z">
          <w:pPr>
            <w:pStyle w:val="ListParagraph"/>
            <w:numPr>
              <w:numId w:val="31"/>
            </w:numPr>
            <w:spacing w:after="160" w:line="259" w:lineRule="auto"/>
            <w:ind w:hanging="360"/>
          </w:pPr>
        </w:pPrChange>
      </w:pPr>
      <w:ins w:id="235" w:author="Valvi, Ajay" w:date="2020-06-24T01:19:00Z">
        <w:r w:rsidRPr="00195E78">
          <w:rPr>
            <w:rFonts w:ascii="Century Gothic" w:eastAsia="SimSun" w:hAnsi="Century Gothic" w:cs="Times New Roman"/>
            <w:sz w:val="20"/>
            <w:lang w:eastAsia="zh-CN" w:bidi="gu-IN"/>
            <w:rPrChange w:id="236" w:author="Valvi, Ajay" w:date="2020-06-24T01:21:00Z">
              <w:rPr/>
            </w:rPrChange>
          </w:rPr>
          <w:t>Publish a package as a distinct version of a software</w:t>
        </w:r>
      </w:ins>
    </w:p>
    <w:p w14:paraId="5FE0096B" w14:textId="77777777" w:rsidR="00195E78" w:rsidRPr="00195E78" w:rsidRDefault="00195E78">
      <w:pPr>
        <w:pStyle w:val="ListParagraph"/>
        <w:numPr>
          <w:ilvl w:val="0"/>
          <w:numId w:val="33"/>
        </w:numPr>
        <w:spacing w:after="160" w:line="259" w:lineRule="auto"/>
        <w:rPr>
          <w:ins w:id="237" w:author="Valvi, Ajay" w:date="2020-06-24T01:19:00Z"/>
          <w:rFonts w:ascii="Century Gothic" w:eastAsia="SimSun" w:hAnsi="Century Gothic" w:cs="Times New Roman"/>
          <w:sz w:val="20"/>
          <w:lang w:eastAsia="zh-CN" w:bidi="gu-IN"/>
          <w:rPrChange w:id="238" w:author="Valvi, Ajay" w:date="2020-06-24T01:21:00Z">
            <w:rPr>
              <w:ins w:id="239" w:author="Valvi, Ajay" w:date="2020-06-24T01:19:00Z"/>
            </w:rPr>
          </w:rPrChange>
        </w:rPr>
        <w:pPrChange w:id="240" w:author="Valvi, Ajay" w:date="2020-06-24T01:21:00Z">
          <w:pPr>
            <w:pStyle w:val="ListParagraph"/>
            <w:numPr>
              <w:numId w:val="31"/>
            </w:numPr>
            <w:spacing w:after="160" w:line="259" w:lineRule="auto"/>
            <w:ind w:hanging="360"/>
          </w:pPr>
        </w:pPrChange>
      </w:pPr>
      <w:ins w:id="241" w:author="Valvi, Ajay" w:date="2020-06-24T01:19:00Z">
        <w:r w:rsidRPr="00195E78">
          <w:rPr>
            <w:rFonts w:ascii="Century Gothic" w:eastAsia="SimSun" w:hAnsi="Century Gothic" w:cs="Times New Roman"/>
            <w:sz w:val="20"/>
            <w:lang w:eastAsia="zh-CN" w:bidi="gu-IN"/>
            <w:rPrChange w:id="242" w:author="Valvi, Ajay" w:date="2020-06-24T01:21:00Z">
              <w:rPr/>
            </w:rPrChange>
          </w:rPr>
          <w:t>Specify Access control permissions to a package</w:t>
        </w:r>
      </w:ins>
    </w:p>
    <w:p w14:paraId="30D63413" w14:textId="77777777" w:rsidR="00195E78" w:rsidRPr="00195E78" w:rsidRDefault="00195E78">
      <w:pPr>
        <w:pStyle w:val="ListParagraph"/>
        <w:numPr>
          <w:ilvl w:val="0"/>
          <w:numId w:val="33"/>
        </w:numPr>
        <w:spacing w:after="160" w:line="259" w:lineRule="auto"/>
        <w:rPr>
          <w:ins w:id="243" w:author="Valvi, Ajay" w:date="2020-06-24T01:19:00Z"/>
          <w:rFonts w:ascii="Century Gothic" w:eastAsia="SimSun" w:hAnsi="Century Gothic" w:cs="Times New Roman"/>
          <w:sz w:val="20"/>
          <w:lang w:eastAsia="zh-CN" w:bidi="gu-IN"/>
          <w:rPrChange w:id="244" w:author="Valvi, Ajay" w:date="2020-06-24T01:21:00Z">
            <w:rPr>
              <w:ins w:id="245" w:author="Valvi, Ajay" w:date="2020-06-24T01:19:00Z"/>
            </w:rPr>
          </w:rPrChange>
        </w:rPr>
        <w:pPrChange w:id="246" w:author="Valvi, Ajay" w:date="2020-06-24T01:21:00Z">
          <w:pPr>
            <w:pStyle w:val="ListParagraph"/>
            <w:numPr>
              <w:numId w:val="31"/>
            </w:numPr>
            <w:spacing w:after="160" w:line="259" w:lineRule="auto"/>
            <w:ind w:hanging="360"/>
          </w:pPr>
        </w:pPrChange>
      </w:pPr>
      <w:ins w:id="247" w:author="Valvi, Ajay" w:date="2020-06-24T01:19:00Z">
        <w:r w:rsidRPr="00195E78">
          <w:rPr>
            <w:rFonts w:ascii="Century Gothic" w:eastAsia="SimSun" w:hAnsi="Century Gothic" w:cs="Times New Roman"/>
            <w:sz w:val="20"/>
            <w:lang w:eastAsia="zh-CN" w:bidi="gu-IN"/>
            <w:rPrChange w:id="248" w:author="Valvi, Ajay" w:date="2020-06-24T01:21:00Z">
              <w:rPr/>
            </w:rPrChange>
          </w:rPr>
          <w:t>Create, Schedule and test the deployment of a package to target assets</w:t>
        </w:r>
      </w:ins>
    </w:p>
    <w:p w14:paraId="24988D74" w14:textId="77777777" w:rsidR="00195E78" w:rsidRPr="00195E78" w:rsidRDefault="00195E78">
      <w:pPr>
        <w:pStyle w:val="ListParagraph"/>
        <w:numPr>
          <w:ilvl w:val="0"/>
          <w:numId w:val="33"/>
        </w:numPr>
        <w:spacing w:after="160" w:line="259" w:lineRule="auto"/>
        <w:rPr>
          <w:ins w:id="249" w:author="Valvi, Ajay" w:date="2020-06-24T01:19:00Z"/>
          <w:rFonts w:ascii="Century Gothic" w:eastAsia="SimSun" w:hAnsi="Century Gothic" w:cs="Times New Roman"/>
          <w:sz w:val="20"/>
          <w:lang w:eastAsia="zh-CN" w:bidi="gu-IN"/>
          <w:rPrChange w:id="250" w:author="Valvi, Ajay" w:date="2020-06-24T01:21:00Z">
            <w:rPr>
              <w:ins w:id="251" w:author="Valvi, Ajay" w:date="2020-06-24T01:19:00Z"/>
            </w:rPr>
          </w:rPrChange>
        </w:rPr>
        <w:pPrChange w:id="252" w:author="Valvi, Ajay" w:date="2020-06-24T01:21:00Z">
          <w:pPr>
            <w:pStyle w:val="ListParagraph"/>
            <w:numPr>
              <w:numId w:val="31"/>
            </w:numPr>
            <w:spacing w:after="160" w:line="259" w:lineRule="auto"/>
            <w:ind w:hanging="360"/>
          </w:pPr>
        </w:pPrChange>
      </w:pPr>
      <w:ins w:id="253" w:author="Valvi, Ajay" w:date="2020-06-24T01:19:00Z">
        <w:r w:rsidRPr="00195E78">
          <w:rPr>
            <w:rFonts w:ascii="Century Gothic" w:eastAsia="SimSun" w:hAnsi="Century Gothic" w:cs="Times New Roman"/>
            <w:sz w:val="20"/>
            <w:lang w:eastAsia="zh-CN" w:bidi="gu-IN"/>
            <w:rPrChange w:id="254" w:author="Valvi, Ajay" w:date="2020-06-24T01:21:00Z">
              <w:rPr/>
            </w:rPrChange>
          </w:rPr>
          <w:t>Execute the deployment and transfer the software package to target assets</w:t>
        </w:r>
      </w:ins>
    </w:p>
    <w:p w14:paraId="0B7758BC" w14:textId="77777777" w:rsidR="00195E78" w:rsidRPr="00195E78" w:rsidRDefault="00195E78">
      <w:pPr>
        <w:pStyle w:val="ListParagraph"/>
        <w:numPr>
          <w:ilvl w:val="0"/>
          <w:numId w:val="33"/>
        </w:numPr>
        <w:spacing w:after="160" w:line="259" w:lineRule="auto"/>
        <w:rPr>
          <w:ins w:id="255" w:author="Valvi, Ajay" w:date="2020-06-24T01:19:00Z"/>
          <w:rFonts w:ascii="Century Gothic" w:eastAsia="SimSun" w:hAnsi="Century Gothic" w:cs="Times New Roman"/>
          <w:sz w:val="20"/>
          <w:lang w:eastAsia="zh-CN" w:bidi="gu-IN"/>
          <w:rPrChange w:id="256" w:author="Valvi, Ajay" w:date="2020-06-24T01:21:00Z">
            <w:rPr>
              <w:ins w:id="257" w:author="Valvi, Ajay" w:date="2020-06-24T01:19:00Z"/>
            </w:rPr>
          </w:rPrChange>
        </w:rPr>
        <w:pPrChange w:id="258" w:author="Valvi, Ajay" w:date="2020-06-24T01:21:00Z">
          <w:pPr>
            <w:pStyle w:val="ListParagraph"/>
            <w:numPr>
              <w:numId w:val="31"/>
            </w:numPr>
            <w:spacing w:after="160" w:line="259" w:lineRule="auto"/>
            <w:ind w:hanging="360"/>
          </w:pPr>
        </w:pPrChange>
      </w:pPr>
      <w:ins w:id="259" w:author="Valvi, Ajay" w:date="2020-06-24T01:19:00Z">
        <w:r w:rsidRPr="00195E78">
          <w:rPr>
            <w:rFonts w:ascii="Century Gothic" w:eastAsia="SimSun" w:hAnsi="Century Gothic" w:cs="Times New Roman"/>
            <w:sz w:val="20"/>
            <w:lang w:eastAsia="zh-CN" w:bidi="gu-IN"/>
            <w:rPrChange w:id="260" w:author="Valvi, Ajay" w:date="2020-06-24T01:21:00Z">
              <w:rPr/>
            </w:rPrChange>
          </w:rPr>
          <w:t>Search for created, scheduled, completed and failed deployments</w:t>
        </w:r>
      </w:ins>
    </w:p>
    <w:p w14:paraId="7C93E39C" w14:textId="77777777" w:rsidR="00195E78" w:rsidRPr="00195E78" w:rsidRDefault="00195E78">
      <w:pPr>
        <w:pStyle w:val="ListParagraph"/>
        <w:numPr>
          <w:ilvl w:val="0"/>
          <w:numId w:val="33"/>
        </w:numPr>
        <w:spacing w:after="160" w:line="259" w:lineRule="auto"/>
        <w:rPr>
          <w:ins w:id="261" w:author="Valvi, Ajay" w:date="2020-06-24T01:19:00Z"/>
          <w:rFonts w:ascii="Century Gothic" w:eastAsia="SimSun" w:hAnsi="Century Gothic" w:cs="Times New Roman"/>
          <w:sz w:val="20"/>
          <w:lang w:eastAsia="zh-CN" w:bidi="gu-IN"/>
          <w:rPrChange w:id="262" w:author="Valvi, Ajay" w:date="2020-06-24T01:21:00Z">
            <w:rPr>
              <w:ins w:id="263" w:author="Valvi, Ajay" w:date="2020-06-24T01:19:00Z"/>
            </w:rPr>
          </w:rPrChange>
        </w:rPr>
        <w:pPrChange w:id="264" w:author="Valvi, Ajay" w:date="2020-06-24T01:21:00Z">
          <w:pPr>
            <w:pStyle w:val="ListParagraph"/>
            <w:numPr>
              <w:numId w:val="31"/>
            </w:numPr>
            <w:spacing w:after="160" w:line="259" w:lineRule="auto"/>
            <w:ind w:hanging="360"/>
          </w:pPr>
        </w:pPrChange>
      </w:pPr>
      <w:ins w:id="265" w:author="Valvi, Ajay" w:date="2020-06-24T01:19:00Z">
        <w:r w:rsidRPr="00195E78">
          <w:rPr>
            <w:rFonts w:ascii="Century Gothic" w:eastAsia="SimSun" w:hAnsi="Century Gothic" w:cs="Times New Roman"/>
            <w:sz w:val="20"/>
            <w:lang w:eastAsia="zh-CN" w:bidi="gu-IN"/>
            <w:rPrChange w:id="266" w:author="Valvi, Ajay" w:date="2020-06-24T01:21:00Z">
              <w:rPr/>
            </w:rPrChange>
          </w:rPr>
          <w:t>Track a deployment by package or asset</w:t>
        </w:r>
      </w:ins>
    </w:p>
    <w:p w14:paraId="508FC42B" w14:textId="77777777" w:rsidR="00195E78" w:rsidRPr="00195E78" w:rsidRDefault="00195E78">
      <w:pPr>
        <w:pStyle w:val="ListParagraph"/>
        <w:numPr>
          <w:ilvl w:val="0"/>
          <w:numId w:val="33"/>
        </w:numPr>
        <w:spacing w:after="160" w:line="259" w:lineRule="auto"/>
        <w:rPr>
          <w:ins w:id="267" w:author="Valvi, Ajay" w:date="2020-06-24T01:19:00Z"/>
          <w:rFonts w:ascii="Century Gothic" w:eastAsia="SimSun" w:hAnsi="Century Gothic" w:cs="Times New Roman"/>
          <w:sz w:val="20"/>
          <w:lang w:eastAsia="zh-CN" w:bidi="gu-IN"/>
          <w:rPrChange w:id="268" w:author="Valvi, Ajay" w:date="2020-06-24T01:21:00Z">
            <w:rPr>
              <w:ins w:id="269" w:author="Valvi, Ajay" w:date="2020-06-24T01:19:00Z"/>
            </w:rPr>
          </w:rPrChange>
        </w:rPr>
        <w:pPrChange w:id="270" w:author="Valvi, Ajay" w:date="2020-06-24T01:21:00Z">
          <w:pPr>
            <w:pStyle w:val="ListParagraph"/>
            <w:numPr>
              <w:numId w:val="31"/>
            </w:numPr>
            <w:spacing w:after="160" w:line="259" w:lineRule="auto"/>
            <w:ind w:hanging="360"/>
          </w:pPr>
        </w:pPrChange>
      </w:pPr>
      <w:ins w:id="271" w:author="Valvi, Ajay" w:date="2020-06-24T01:19:00Z">
        <w:r w:rsidRPr="00195E78">
          <w:rPr>
            <w:rFonts w:ascii="Century Gothic" w:eastAsia="SimSun" w:hAnsi="Century Gothic" w:cs="Times New Roman"/>
            <w:sz w:val="20"/>
            <w:lang w:eastAsia="zh-CN" w:bidi="gu-IN"/>
            <w:rPrChange w:id="272" w:author="Valvi, Ajay" w:date="2020-06-24T01:21:00Z">
              <w:rPr/>
            </w:rPrChange>
          </w:rPr>
          <w:t>View Audit messages for package deployments</w:t>
        </w:r>
      </w:ins>
    </w:p>
    <w:p w14:paraId="3665800F" w14:textId="77777777" w:rsidR="00195E78" w:rsidRPr="00195E78" w:rsidRDefault="00195E78">
      <w:pPr>
        <w:pStyle w:val="ListParagraph"/>
        <w:numPr>
          <w:ilvl w:val="0"/>
          <w:numId w:val="33"/>
        </w:numPr>
        <w:spacing w:after="160" w:line="259" w:lineRule="auto"/>
        <w:rPr>
          <w:ins w:id="273" w:author="Valvi, Ajay" w:date="2020-06-24T01:19:00Z"/>
          <w:rFonts w:ascii="Century Gothic" w:eastAsia="SimSun" w:hAnsi="Century Gothic" w:cs="Times New Roman"/>
          <w:sz w:val="20"/>
          <w:lang w:eastAsia="zh-CN" w:bidi="gu-IN"/>
          <w:rPrChange w:id="274" w:author="Valvi, Ajay" w:date="2020-06-24T01:21:00Z">
            <w:rPr>
              <w:ins w:id="275" w:author="Valvi, Ajay" w:date="2020-06-24T01:19:00Z"/>
            </w:rPr>
          </w:rPrChange>
        </w:rPr>
        <w:pPrChange w:id="276" w:author="Valvi, Ajay" w:date="2020-06-24T01:21:00Z">
          <w:pPr>
            <w:pStyle w:val="ListParagraph"/>
            <w:numPr>
              <w:numId w:val="31"/>
            </w:numPr>
            <w:spacing w:after="160" w:line="259" w:lineRule="auto"/>
            <w:ind w:hanging="360"/>
          </w:pPr>
        </w:pPrChange>
      </w:pPr>
      <w:ins w:id="277" w:author="Valvi, Ajay" w:date="2020-06-24T01:19:00Z">
        <w:r w:rsidRPr="00195E78">
          <w:rPr>
            <w:rFonts w:ascii="Century Gothic" w:eastAsia="SimSun" w:hAnsi="Century Gothic" w:cs="Times New Roman"/>
            <w:sz w:val="20"/>
            <w:lang w:eastAsia="zh-CN" w:bidi="gu-IN"/>
            <w:rPrChange w:id="278" w:author="Valvi, Ajay" w:date="2020-06-24T01:21:00Z">
              <w:rPr/>
            </w:rPrChange>
          </w:rPr>
          <w:t>Purge deployments from the system when they are no longer needed</w:t>
        </w:r>
      </w:ins>
    </w:p>
    <w:p w14:paraId="6EEEA280" w14:textId="77777777" w:rsidR="00195E78" w:rsidRDefault="00195E78" w:rsidP="00506D64">
      <w:pPr>
        <w:jc w:val="center"/>
        <w:rPr>
          <w:ins w:id="279" w:author="Valvi, Ajay" w:date="2020-06-24T01:19:00Z"/>
        </w:rPr>
        <w:pPrChange w:id="280" w:author="Valvi, Ajay" w:date="2020-06-24T14:50:00Z">
          <w:pPr/>
        </w:pPrChange>
      </w:pPr>
      <w:ins w:id="281" w:author="Valvi, Ajay" w:date="2020-06-24T01:19:00Z">
        <w:r>
          <w:rPr>
            <w:noProof/>
          </w:rPr>
          <w:lastRenderedPageBreak/>
          <w:drawing>
            <wp:inline distT="0" distB="0" distL="0" distR="0" wp14:anchorId="0F02EC37" wp14:editId="7E2CB9E4">
              <wp:extent cx="5943600" cy="38601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60165"/>
                      </a:xfrm>
                      <a:prstGeom prst="rect">
                        <a:avLst/>
                      </a:prstGeom>
                      <a:noFill/>
                      <a:ln>
                        <a:noFill/>
                      </a:ln>
                    </pic:spPr>
                  </pic:pic>
                </a:graphicData>
              </a:graphic>
            </wp:inline>
          </w:drawing>
        </w:r>
      </w:ins>
    </w:p>
    <w:p w14:paraId="53DD0DA6" w14:textId="77777777" w:rsidR="00195E78" w:rsidRDefault="00195E78" w:rsidP="00195E78">
      <w:pPr>
        <w:rPr>
          <w:ins w:id="282" w:author="Valvi, Ajay" w:date="2020-06-24T01:19:00Z"/>
        </w:rPr>
      </w:pPr>
    </w:p>
    <w:p w14:paraId="62616A9A" w14:textId="77777777" w:rsidR="00195E78" w:rsidRPr="00E332B5" w:rsidRDefault="00195E78" w:rsidP="00195E78">
      <w:pPr>
        <w:rPr>
          <w:ins w:id="283" w:author="Valvi, Ajay" w:date="2020-06-24T01:19:00Z"/>
          <w:b/>
          <w:bCs/>
        </w:rPr>
      </w:pPr>
      <w:ins w:id="284" w:author="Valvi, Ajay" w:date="2020-06-24T01:19:00Z">
        <w:r w:rsidRPr="00E332B5">
          <w:rPr>
            <w:b/>
            <w:bCs/>
          </w:rPr>
          <w:t>My Action Items:</w:t>
        </w:r>
      </w:ins>
    </w:p>
    <w:p w14:paraId="4E4372DB" w14:textId="77777777" w:rsidR="00195E78" w:rsidRPr="00195E78" w:rsidRDefault="00195E78" w:rsidP="00195E78">
      <w:pPr>
        <w:rPr>
          <w:ins w:id="285" w:author="Valvi, Ajay" w:date="2020-06-24T01:19:00Z"/>
          <w:rFonts w:ascii="Century Gothic" w:eastAsia="SimSun" w:hAnsi="Century Gothic" w:cs="Times New Roman"/>
          <w:sz w:val="20"/>
          <w:lang w:eastAsia="zh-CN"/>
          <w:rPrChange w:id="286" w:author="Valvi, Ajay" w:date="2020-06-24T01:20:00Z">
            <w:rPr>
              <w:ins w:id="287" w:author="Valvi, Ajay" w:date="2020-06-24T01:19:00Z"/>
            </w:rPr>
          </w:rPrChange>
        </w:rPr>
      </w:pPr>
      <w:ins w:id="288" w:author="Valvi, Ajay" w:date="2020-06-24T01:19:00Z">
        <w:r w:rsidRPr="00195E78">
          <w:rPr>
            <w:rFonts w:ascii="Century Gothic" w:eastAsia="SimSun" w:hAnsi="Century Gothic" w:cs="Times New Roman"/>
            <w:sz w:val="20"/>
            <w:lang w:eastAsia="zh-CN"/>
            <w:rPrChange w:id="289" w:author="Valvi, Ajay" w:date="2020-06-24T01:20:00Z">
              <w:rPr/>
            </w:rPrChange>
          </w:rPr>
          <w:t>Displays the status of deployments. MY ACTION ITEMS lists the number of deployments that are in one of the following states:</w:t>
        </w:r>
      </w:ins>
    </w:p>
    <w:p w14:paraId="0C9A1E64" w14:textId="2A3FD577" w:rsidR="00195E78" w:rsidRPr="00195E78" w:rsidRDefault="00195E78">
      <w:pPr>
        <w:rPr>
          <w:ins w:id="290" w:author="Valvi, Ajay" w:date="2020-06-24T01:19:00Z"/>
          <w:rFonts w:ascii="Century Gothic" w:eastAsia="SimSun" w:hAnsi="Century Gothic" w:cs="Times New Roman"/>
          <w:sz w:val="20"/>
          <w:lang w:eastAsia="zh-CN"/>
          <w:rPrChange w:id="291" w:author="Valvi, Ajay" w:date="2020-06-24T01:20:00Z">
            <w:rPr>
              <w:ins w:id="292" w:author="Valvi, Ajay" w:date="2020-06-24T01:19:00Z"/>
            </w:rPr>
          </w:rPrChange>
        </w:rPr>
        <w:pPrChange w:id="293" w:author="Valvi, Ajay" w:date="2020-06-24T01:20:00Z">
          <w:pPr>
            <w:ind w:left="720"/>
          </w:pPr>
        </w:pPrChange>
      </w:pPr>
      <w:ins w:id="294" w:author="Valvi, Ajay" w:date="2020-06-24T01:19:00Z">
        <w:r w:rsidRPr="00195E78">
          <w:rPr>
            <w:rFonts w:ascii="Century Gothic" w:eastAsia="SimSun" w:hAnsi="Century Gothic" w:cs="Times New Roman"/>
            <w:sz w:val="20"/>
            <w:lang w:eastAsia="zh-CN"/>
            <w:rPrChange w:id="295" w:author="Valvi, Ajay" w:date="2020-06-24T01:20:00Z">
              <w:rPr/>
            </w:rPrChange>
          </w:rPr>
          <w:t xml:space="preserve"> Completed with Issues</w:t>
        </w:r>
      </w:ins>
    </w:p>
    <w:p w14:paraId="0F8CAC36" w14:textId="3F689599" w:rsidR="00195E78" w:rsidRPr="00195E78" w:rsidRDefault="00195E78">
      <w:pPr>
        <w:rPr>
          <w:ins w:id="296" w:author="Valvi, Ajay" w:date="2020-06-24T01:19:00Z"/>
          <w:rFonts w:ascii="Century Gothic" w:eastAsia="SimSun" w:hAnsi="Century Gothic" w:cs="Times New Roman"/>
          <w:sz w:val="20"/>
          <w:lang w:eastAsia="zh-CN"/>
          <w:rPrChange w:id="297" w:author="Valvi, Ajay" w:date="2020-06-24T01:20:00Z">
            <w:rPr>
              <w:ins w:id="298" w:author="Valvi, Ajay" w:date="2020-06-24T01:19:00Z"/>
            </w:rPr>
          </w:rPrChange>
        </w:rPr>
        <w:pPrChange w:id="299" w:author="Valvi, Ajay" w:date="2020-06-24T01:20:00Z">
          <w:pPr>
            <w:ind w:left="720"/>
          </w:pPr>
        </w:pPrChange>
      </w:pPr>
      <w:ins w:id="300" w:author="Valvi, Ajay" w:date="2020-06-24T01:19:00Z">
        <w:r w:rsidRPr="00195E78">
          <w:rPr>
            <w:rFonts w:ascii="Century Gothic" w:eastAsia="SimSun" w:hAnsi="Century Gothic" w:cs="Times New Roman"/>
            <w:sz w:val="20"/>
            <w:lang w:eastAsia="zh-CN"/>
            <w:rPrChange w:id="301" w:author="Valvi, Ajay" w:date="2020-06-24T01:20:00Z">
              <w:rPr/>
            </w:rPrChange>
          </w:rPr>
          <w:t xml:space="preserve"> Expiring</w:t>
        </w:r>
      </w:ins>
    </w:p>
    <w:p w14:paraId="22B74AD7" w14:textId="6DED09A0" w:rsidR="00195E78" w:rsidRPr="00195E78" w:rsidRDefault="00195E78">
      <w:pPr>
        <w:rPr>
          <w:ins w:id="302" w:author="Valvi, Ajay" w:date="2020-06-24T01:19:00Z"/>
          <w:rFonts w:ascii="Century Gothic" w:eastAsia="SimSun" w:hAnsi="Century Gothic" w:cs="Times New Roman"/>
          <w:sz w:val="20"/>
          <w:lang w:eastAsia="zh-CN"/>
          <w:rPrChange w:id="303" w:author="Valvi, Ajay" w:date="2020-06-24T01:20:00Z">
            <w:rPr>
              <w:ins w:id="304" w:author="Valvi, Ajay" w:date="2020-06-24T01:19:00Z"/>
            </w:rPr>
          </w:rPrChange>
        </w:rPr>
        <w:pPrChange w:id="305" w:author="Valvi, Ajay" w:date="2020-06-24T01:20:00Z">
          <w:pPr>
            <w:ind w:left="720"/>
          </w:pPr>
        </w:pPrChange>
      </w:pPr>
      <w:ins w:id="306" w:author="Valvi, Ajay" w:date="2020-06-24T01:19:00Z">
        <w:r w:rsidRPr="00195E78">
          <w:rPr>
            <w:rFonts w:ascii="Century Gothic" w:eastAsia="SimSun" w:hAnsi="Century Gothic" w:cs="Times New Roman"/>
            <w:sz w:val="20"/>
            <w:lang w:eastAsia="zh-CN"/>
            <w:rPrChange w:id="307" w:author="Valvi, Ajay" w:date="2020-06-24T01:20:00Z">
              <w:rPr/>
            </w:rPrChange>
          </w:rPr>
          <w:t xml:space="preserve"> Expired</w:t>
        </w:r>
      </w:ins>
    </w:p>
    <w:p w14:paraId="6CBEEEEC" w14:textId="77777777" w:rsidR="00195E78" w:rsidRDefault="00195E78" w:rsidP="00195E78">
      <w:pPr>
        <w:rPr>
          <w:ins w:id="308" w:author="Valvi, Ajay" w:date="2020-06-24T01:19:00Z"/>
        </w:rPr>
      </w:pPr>
    </w:p>
    <w:p w14:paraId="73E0C53F" w14:textId="77777777" w:rsidR="00195E78" w:rsidRDefault="00195E78" w:rsidP="00195E78">
      <w:pPr>
        <w:rPr>
          <w:ins w:id="309" w:author="Valvi, Ajay" w:date="2020-06-24T01:19:00Z"/>
        </w:rPr>
      </w:pPr>
    </w:p>
    <w:p w14:paraId="10FC0949" w14:textId="77777777" w:rsidR="00195E78" w:rsidRPr="001D1409" w:rsidRDefault="00195E78" w:rsidP="00195E78">
      <w:pPr>
        <w:rPr>
          <w:ins w:id="310" w:author="Valvi, Ajay" w:date="2020-06-24T01:19:00Z"/>
          <w:b/>
          <w:bCs/>
        </w:rPr>
      </w:pPr>
      <w:ins w:id="311" w:author="Valvi, Ajay" w:date="2020-06-24T01:19:00Z">
        <w:r w:rsidRPr="001D1409">
          <w:rPr>
            <w:b/>
            <w:bCs/>
          </w:rPr>
          <w:t>Package Status:</w:t>
        </w:r>
      </w:ins>
    </w:p>
    <w:p w14:paraId="2FFCF1B0" w14:textId="77777777" w:rsidR="00195E78" w:rsidRPr="00195E78" w:rsidRDefault="00195E78" w:rsidP="00195E78">
      <w:pPr>
        <w:rPr>
          <w:ins w:id="312" w:author="Valvi, Ajay" w:date="2020-06-24T01:19:00Z"/>
          <w:rFonts w:ascii="Century Gothic" w:eastAsia="SimSun" w:hAnsi="Century Gothic" w:cs="Times New Roman"/>
          <w:sz w:val="20"/>
          <w:lang w:eastAsia="zh-CN"/>
          <w:rPrChange w:id="313" w:author="Valvi, Ajay" w:date="2020-06-24T01:22:00Z">
            <w:rPr>
              <w:ins w:id="314" w:author="Valvi, Ajay" w:date="2020-06-24T01:19:00Z"/>
            </w:rPr>
          </w:rPrChange>
        </w:rPr>
      </w:pPr>
      <w:ins w:id="315" w:author="Valvi, Ajay" w:date="2020-06-24T01:19:00Z">
        <w:r w:rsidRPr="00195E78">
          <w:rPr>
            <w:rFonts w:ascii="Century Gothic" w:eastAsia="SimSun" w:hAnsi="Century Gothic" w:cs="Times New Roman"/>
            <w:sz w:val="20"/>
            <w:lang w:eastAsia="zh-CN"/>
            <w:rPrChange w:id="316" w:author="Valvi, Ajay" w:date="2020-06-24T01:22:00Z">
              <w:rPr/>
            </w:rPrChange>
          </w:rPr>
          <w:t>Displays the status for all packages created in the ThingWorx Software Content Management utility. It identifies the total number of packages created, and the number of packages that have and have not been published. To view more information about Published or Not Published packages, double-click the appropriate section on the pie chart.</w:t>
        </w:r>
      </w:ins>
    </w:p>
    <w:p w14:paraId="15D0C14F" w14:textId="77777777" w:rsidR="00195E78" w:rsidRPr="00195E78" w:rsidRDefault="00195E78" w:rsidP="00195E78">
      <w:pPr>
        <w:rPr>
          <w:ins w:id="317" w:author="Valvi, Ajay" w:date="2020-06-24T01:19:00Z"/>
          <w:rFonts w:ascii="Century Gothic" w:eastAsia="SimSun" w:hAnsi="Century Gothic" w:cs="Times New Roman"/>
          <w:sz w:val="20"/>
          <w:lang w:eastAsia="zh-CN"/>
          <w:rPrChange w:id="318" w:author="Valvi, Ajay" w:date="2020-06-24T01:22:00Z">
            <w:rPr>
              <w:ins w:id="319" w:author="Valvi, Ajay" w:date="2020-06-24T01:19:00Z"/>
            </w:rPr>
          </w:rPrChange>
        </w:rPr>
      </w:pPr>
      <w:ins w:id="320" w:author="Valvi, Ajay" w:date="2020-06-24T01:19:00Z">
        <w:r w:rsidRPr="00195E78">
          <w:rPr>
            <w:rFonts w:ascii="Century Gothic" w:eastAsia="SimSun" w:hAnsi="Century Gothic" w:cs="Times New Roman"/>
            <w:sz w:val="20"/>
            <w:lang w:eastAsia="zh-CN"/>
            <w:rPrChange w:id="321" w:author="Valvi, Ajay" w:date="2020-06-24T01:22:00Z">
              <w:rPr/>
            </w:rPrChange>
          </w:rPr>
          <w:t>To view details about a specific package, select it from the My Recent Packages list. The View Package Details page appears with more information about that package.</w:t>
        </w:r>
      </w:ins>
    </w:p>
    <w:p w14:paraId="0494BB69" w14:textId="77777777" w:rsidR="00195E78" w:rsidRPr="00195E78" w:rsidRDefault="00195E78" w:rsidP="00195E78">
      <w:pPr>
        <w:rPr>
          <w:ins w:id="322" w:author="Valvi, Ajay" w:date="2020-06-24T01:19:00Z"/>
          <w:rFonts w:ascii="Century Gothic" w:eastAsia="SimSun" w:hAnsi="Century Gothic" w:cs="Times New Roman"/>
          <w:sz w:val="20"/>
          <w:lang w:eastAsia="zh-CN"/>
          <w:rPrChange w:id="323" w:author="Valvi, Ajay" w:date="2020-06-24T01:22:00Z">
            <w:rPr>
              <w:ins w:id="324" w:author="Valvi, Ajay" w:date="2020-06-24T01:19:00Z"/>
            </w:rPr>
          </w:rPrChange>
        </w:rPr>
      </w:pPr>
      <w:ins w:id="325" w:author="Valvi, Ajay" w:date="2020-06-24T01:19:00Z">
        <w:r w:rsidRPr="00195E78">
          <w:rPr>
            <w:rFonts w:ascii="Century Gothic" w:eastAsia="SimSun" w:hAnsi="Century Gothic" w:cs="Times New Roman"/>
            <w:sz w:val="20"/>
            <w:lang w:eastAsia="zh-CN"/>
            <w:rPrChange w:id="326" w:author="Valvi, Ajay" w:date="2020-06-24T01:22:00Z">
              <w:rPr/>
            </w:rPrChange>
          </w:rPr>
          <w:t>You can edit those packages that are not published. Unpublished packages cannot be used for a production deployment.</w:t>
        </w:r>
      </w:ins>
    </w:p>
    <w:p w14:paraId="58E6581A" w14:textId="77777777" w:rsidR="00195E78" w:rsidRPr="00195E78" w:rsidRDefault="00195E78" w:rsidP="00195E78">
      <w:pPr>
        <w:rPr>
          <w:ins w:id="327" w:author="Valvi, Ajay" w:date="2020-06-24T01:19:00Z"/>
          <w:rFonts w:ascii="Century Gothic" w:eastAsia="SimSun" w:hAnsi="Century Gothic" w:cs="Times New Roman"/>
          <w:sz w:val="20"/>
          <w:lang w:eastAsia="zh-CN"/>
          <w:rPrChange w:id="328" w:author="Valvi, Ajay" w:date="2020-06-24T01:22:00Z">
            <w:rPr>
              <w:ins w:id="329" w:author="Valvi, Ajay" w:date="2020-06-24T01:19:00Z"/>
            </w:rPr>
          </w:rPrChange>
        </w:rPr>
      </w:pPr>
      <w:ins w:id="330" w:author="Valvi, Ajay" w:date="2020-06-24T01:19:00Z">
        <w:r w:rsidRPr="00195E78">
          <w:rPr>
            <w:rFonts w:ascii="Century Gothic" w:eastAsia="SimSun" w:hAnsi="Century Gothic" w:cs="Times New Roman"/>
            <w:sz w:val="20"/>
            <w:lang w:eastAsia="zh-CN"/>
            <w:rPrChange w:id="331" w:author="Valvi, Ajay" w:date="2020-06-24T01:22:00Z">
              <w:rPr/>
            </w:rPrChange>
          </w:rPr>
          <w:t>Published packages are ready for production deployment. You cannot edit or republish published packages. You can delete only those published packages that do not have active deployments.</w:t>
        </w:r>
      </w:ins>
    </w:p>
    <w:p w14:paraId="17CEB6B0" w14:textId="77777777" w:rsidR="00195E78" w:rsidRPr="001D1409" w:rsidRDefault="00195E78" w:rsidP="00195E78">
      <w:pPr>
        <w:rPr>
          <w:ins w:id="332" w:author="Valvi, Ajay" w:date="2020-06-24T01:19:00Z"/>
          <w:b/>
          <w:bCs/>
        </w:rPr>
      </w:pPr>
      <w:ins w:id="333" w:author="Valvi, Ajay" w:date="2020-06-24T01:19:00Z">
        <w:r w:rsidRPr="001D1409">
          <w:rPr>
            <w:b/>
            <w:bCs/>
          </w:rPr>
          <w:t>Deployment Status:</w:t>
        </w:r>
      </w:ins>
    </w:p>
    <w:p w14:paraId="70433E39" w14:textId="77777777" w:rsidR="00195E78" w:rsidRPr="00195E78" w:rsidRDefault="00195E78" w:rsidP="00195E78">
      <w:pPr>
        <w:rPr>
          <w:ins w:id="334" w:author="Valvi, Ajay" w:date="2020-06-24T01:19:00Z"/>
          <w:rFonts w:ascii="Century Gothic" w:eastAsia="SimSun" w:hAnsi="Century Gothic" w:cs="Times New Roman"/>
          <w:sz w:val="20"/>
          <w:lang w:eastAsia="zh-CN"/>
          <w:rPrChange w:id="335" w:author="Valvi, Ajay" w:date="2020-06-24T01:22:00Z">
            <w:rPr>
              <w:ins w:id="336" w:author="Valvi, Ajay" w:date="2020-06-24T01:19:00Z"/>
            </w:rPr>
          </w:rPrChange>
        </w:rPr>
      </w:pPr>
      <w:ins w:id="337" w:author="Valvi, Ajay" w:date="2020-06-24T01:19:00Z">
        <w:r w:rsidRPr="00195E78">
          <w:rPr>
            <w:rFonts w:ascii="Century Gothic" w:eastAsia="SimSun" w:hAnsi="Century Gothic" w:cs="Times New Roman"/>
            <w:sz w:val="20"/>
            <w:lang w:eastAsia="zh-CN"/>
            <w:rPrChange w:id="338" w:author="Valvi, Ajay" w:date="2020-06-24T01:22:00Z">
              <w:rPr/>
            </w:rPrChange>
          </w:rPr>
          <w:t>Displays the status for all production deployments created in the ThingWorx Software Content Management utility. It displays the total number of deployments and displays a pie chart that illustrates the number of deployments in the Created, In Progress, and Completed states. Double-click an appropriate section of the pie chart to view more information for a represented status of deployment.</w:t>
        </w:r>
      </w:ins>
    </w:p>
    <w:p w14:paraId="5EB70B10" w14:textId="77777777" w:rsidR="00195E78" w:rsidRPr="00195E78" w:rsidRDefault="00195E78" w:rsidP="00195E78">
      <w:pPr>
        <w:rPr>
          <w:ins w:id="339" w:author="Valvi, Ajay" w:date="2020-06-24T01:19:00Z"/>
          <w:rFonts w:ascii="Century Gothic" w:eastAsia="SimSun" w:hAnsi="Century Gothic" w:cs="Times New Roman"/>
          <w:sz w:val="20"/>
          <w:lang w:eastAsia="zh-CN"/>
          <w:rPrChange w:id="340" w:author="Valvi, Ajay" w:date="2020-06-24T01:22:00Z">
            <w:rPr>
              <w:ins w:id="341" w:author="Valvi, Ajay" w:date="2020-06-24T01:19:00Z"/>
            </w:rPr>
          </w:rPrChange>
        </w:rPr>
      </w:pPr>
      <w:ins w:id="342" w:author="Valvi, Ajay" w:date="2020-06-24T01:19:00Z">
        <w:r w:rsidRPr="00195E78">
          <w:rPr>
            <w:rFonts w:ascii="Century Gothic" w:eastAsia="SimSun" w:hAnsi="Century Gothic" w:cs="Times New Roman"/>
            <w:sz w:val="20"/>
            <w:lang w:eastAsia="zh-CN"/>
            <w:rPrChange w:id="343" w:author="Valvi, Ajay" w:date="2020-06-24T01:22:00Z">
              <w:rPr/>
            </w:rPrChange>
          </w:rPr>
          <w:t>To view details about a specific deployment, select it from the My Recent Deployments list. The View Assets For Deployment page appears with more information about that deployment.</w:t>
        </w:r>
      </w:ins>
    </w:p>
    <w:p w14:paraId="2F30567B" w14:textId="77777777" w:rsidR="00195E78" w:rsidRPr="001D1409" w:rsidRDefault="00195E78" w:rsidP="00195E78">
      <w:pPr>
        <w:rPr>
          <w:ins w:id="344" w:author="Valvi, Ajay" w:date="2020-06-24T01:19:00Z"/>
          <w:b/>
          <w:bCs/>
        </w:rPr>
      </w:pPr>
      <w:ins w:id="345" w:author="Valvi, Ajay" w:date="2020-06-24T01:19:00Z">
        <w:r w:rsidRPr="001D1409">
          <w:rPr>
            <w:b/>
            <w:bCs/>
          </w:rPr>
          <w:lastRenderedPageBreak/>
          <w:t>Historical Deployment Status</w:t>
        </w:r>
        <w:r>
          <w:rPr>
            <w:b/>
            <w:bCs/>
          </w:rPr>
          <w:t>:</w:t>
        </w:r>
      </w:ins>
    </w:p>
    <w:p w14:paraId="6C727536" w14:textId="77777777" w:rsidR="00195E78" w:rsidRPr="00195E78" w:rsidRDefault="00195E78" w:rsidP="00195E78">
      <w:pPr>
        <w:rPr>
          <w:ins w:id="346" w:author="Valvi, Ajay" w:date="2020-06-24T01:19:00Z"/>
          <w:rFonts w:ascii="Century Gothic" w:eastAsia="SimSun" w:hAnsi="Century Gothic" w:cs="Times New Roman"/>
          <w:sz w:val="20"/>
          <w:lang w:eastAsia="zh-CN"/>
          <w:rPrChange w:id="347" w:author="Valvi, Ajay" w:date="2020-06-24T01:22:00Z">
            <w:rPr>
              <w:ins w:id="348" w:author="Valvi, Ajay" w:date="2020-06-24T01:19:00Z"/>
            </w:rPr>
          </w:rPrChange>
        </w:rPr>
      </w:pPr>
      <w:ins w:id="349" w:author="Valvi, Ajay" w:date="2020-06-24T01:19:00Z">
        <w:r w:rsidRPr="00195E78">
          <w:rPr>
            <w:rFonts w:ascii="Century Gothic" w:eastAsia="SimSun" w:hAnsi="Century Gothic" w:cs="Times New Roman"/>
            <w:sz w:val="20"/>
            <w:lang w:eastAsia="zh-CN"/>
            <w:rPrChange w:id="350" w:author="Valvi, Ajay" w:date="2020-06-24T01:22:00Z">
              <w:rPr/>
            </w:rPrChange>
          </w:rPr>
          <w:t>Displays a graph that organizes historical deployments by status and date. You can filter the graph using the Status: or By: lists, or by specifying a date range using the Between calendar pickers above the graph. If you select All from the Status list, all statuses are displayed together in a stacked graph.</w:t>
        </w:r>
      </w:ins>
    </w:p>
    <w:p w14:paraId="7E079239" w14:textId="77777777" w:rsidR="00195E78" w:rsidRPr="001D1409" w:rsidRDefault="00195E78" w:rsidP="00195E78">
      <w:pPr>
        <w:rPr>
          <w:ins w:id="351" w:author="Valvi, Ajay" w:date="2020-06-24T01:19:00Z"/>
          <w:b/>
          <w:bCs/>
        </w:rPr>
      </w:pPr>
      <w:ins w:id="352" w:author="Valvi, Ajay" w:date="2020-06-24T01:19:00Z">
        <w:r w:rsidRPr="001D1409">
          <w:rPr>
            <w:b/>
            <w:bCs/>
          </w:rPr>
          <w:t>Data History</w:t>
        </w:r>
        <w:r>
          <w:rPr>
            <w:b/>
            <w:bCs/>
          </w:rPr>
          <w:t>:</w:t>
        </w:r>
      </w:ins>
    </w:p>
    <w:p w14:paraId="03818D6C" w14:textId="77777777" w:rsidR="00195E78" w:rsidRPr="00195E78" w:rsidRDefault="00195E78" w:rsidP="00195E78">
      <w:pPr>
        <w:rPr>
          <w:ins w:id="353" w:author="Valvi, Ajay" w:date="2020-06-24T01:19:00Z"/>
          <w:rFonts w:ascii="Century Gothic" w:eastAsia="SimSun" w:hAnsi="Century Gothic" w:cs="Times New Roman"/>
          <w:sz w:val="20"/>
          <w:lang w:eastAsia="zh-CN"/>
          <w:rPrChange w:id="354" w:author="Valvi, Ajay" w:date="2020-06-24T01:22:00Z">
            <w:rPr>
              <w:ins w:id="355" w:author="Valvi, Ajay" w:date="2020-06-24T01:19:00Z"/>
            </w:rPr>
          </w:rPrChange>
        </w:rPr>
      </w:pPr>
      <w:ins w:id="356" w:author="Valvi, Ajay" w:date="2020-06-24T01:19:00Z">
        <w:r w:rsidRPr="00195E78">
          <w:rPr>
            <w:rFonts w:ascii="Century Gothic" w:eastAsia="SimSun" w:hAnsi="Century Gothic" w:cs="Times New Roman"/>
            <w:sz w:val="20"/>
            <w:lang w:eastAsia="zh-CN"/>
            <w:rPrChange w:id="357" w:author="Valvi, Ajay" w:date="2020-06-24T01:22:00Z">
              <w:rPr/>
            </w:rPrChange>
          </w:rPr>
          <w:t>Complete the following steps to configure automatic purge of deployments:</w:t>
        </w:r>
      </w:ins>
    </w:p>
    <w:p w14:paraId="1C1B0D54" w14:textId="0D94FFD7" w:rsidR="00195E78" w:rsidRPr="00195E78" w:rsidRDefault="00195E78">
      <w:pPr>
        <w:pStyle w:val="ListParagraph"/>
        <w:numPr>
          <w:ilvl w:val="0"/>
          <w:numId w:val="35"/>
        </w:numPr>
        <w:rPr>
          <w:ins w:id="358" w:author="Valvi, Ajay" w:date="2020-06-24T01:19:00Z"/>
          <w:rFonts w:ascii="Century Gothic" w:eastAsia="SimSun" w:hAnsi="Century Gothic" w:cs="Times New Roman"/>
          <w:sz w:val="20"/>
          <w:lang w:eastAsia="zh-CN"/>
          <w:rPrChange w:id="359" w:author="Valvi, Ajay" w:date="2020-06-24T01:23:00Z">
            <w:rPr>
              <w:ins w:id="360" w:author="Valvi, Ajay" w:date="2020-06-24T01:19:00Z"/>
            </w:rPr>
          </w:rPrChange>
        </w:rPr>
        <w:pPrChange w:id="361" w:author="Valvi, Ajay" w:date="2020-06-24T01:23:00Z">
          <w:pPr/>
        </w:pPrChange>
      </w:pPr>
      <w:ins w:id="362" w:author="Valvi, Ajay" w:date="2020-06-24T01:19:00Z">
        <w:r w:rsidRPr="00195E78">
          <w:rPr>
            <w:rFonts w:ascii="Century Gothic" w:eastAsia="SimSun" w:hAnsi="Century Gothic" w:cs="Times New Roman"/>
            <w:sz w:val="20"/>
            <w:lang w:eastAsia="zh-CN"/>
            <w:rPrChange w:id="363" w:author="Valvi, Ajay" w:date="2020-06-24T01:23:00Z">
              <w:rPr/>
            </w:rPrChange>
          </w:rPr>
          <w:t>From the left pane in ThingWorx Software Content Management, under the Administration section, navigate to Configuration &gt; Data History.</w:t>
        </w:r>
      </w:ins>
    </w:p>
    <w:p w14:paraId="54DAFF9E" w14:textId="77777777" w:rsidR="00195E78" w:rsidRPr="00195E78" w:rsidRDefault="00195E78">
      <w:pPr>
        <w:pStyle w:val="ListParagraph"/>
        <w:numPr>
          <w:ilvl w:val="0"/>
          <w:numId w:val="35"/>
        </w:numPr>
        <w:rPr>
          <w:ins w:id="364" w:author="Valvi, Ajay" w:date="2020-06-24T01:19:00Z"/>
          <w:rFonts w:ascii="Century Gothic" w:eastAsia="SimSun" w:hAnsi="Century Gothic" w:cs="Times New Roman"/>
          <w:sz w:val="20"/>
          <w:lang w:eastAsia="zh-CN"/>
          <w:rPrChange w:id="365" w:author="Valvi, Ajay" w:date="2020-06-24T01:23:00Z">
            <w:rPr>
              <w:ins w:id="366" w:author="Valvi, Ajay" w:date="2020-06-24T01:19:00Z"/>
            </w:rPr>
          </w:rPrChange>
        </w:rPr>
        <w:pPrChange w:id="367" w:author="Valvi, Ajay" w:date="2020-06-24T01:23:00Z">
          <w:pPr/>
        </w:pPrChange>
      </w:pPr>
      <w:ins w:id="368" w:author="Valvi, Ajay" w:date="2020-06-24T01:19:00Z">
        <w:r w:rsidRPr="00195E78">
          <w:rPr>
            <w:rFonts w:ascii="Century Gothic" w:eastAsia="SimSun" w:hAnsi="Century Gothic" w:cs="Times New Roman"/>
            <w:sz w:val="20"/>
            <w:lang w:eastAsia="zh-CN"/>
            <w:rPrChange w:id="369" w:author="Valvi, Ajay" w:date="2020-06-24T01:23:00Z">
              <w:rPr/>
            </w:rPrChange>
          </w:rPr>
          <w:t>The Historical Data Configuration page appears.</w:t>
        </w:r>
      </w:ins>
    </w:p>
    <w:p w14:paraId="708D41C3" w14:textId="1C45F2E6" w:rsidR="00195E78" w:rsidRPr="00195E78" w:rsidRDefault="00195E78" w:rsidP="00195E78">
      <w:pPr>
        <w:rPr>
          <w:ins w:id="370" w:author="Valvi, Ajay" w:date="2020-06-24T01:19:00Z"/>
          <w:rFonts w:ascii="Century Gothic" w:eastAsia="SimSun" w:hAnsi="Century Gothic" w:cs="Times New Roman"/>
          <w:sz w:val="20"/>
          <w:lang w:eastAsia="zh-CN"/>
          <w:rPrChange w:id="371" w:author="Valvi, Ajay" w:date="2020-06-24T01:22:00Z">
            <w:rPr>
              <w:ins w:id="372" w:author="Valvi, Ajay" w:date="2020-06-24T01:19:00Z"/>
            </w:rPr>
          </w:rPrChange>
        </w:rPr>
      </w:pPr>
      <w:ins w:id="373" w:author="Valvi, Ajay" w:date="2020-06-24T01:19:00Z">
        <w:r w:rsidRPr="00195E78">
          <w:rPr>
            <w:rFonts w:ascii="Century Gothic" w:eastAsia="SimSun" w:hAnsi="Century Gothic" w:cs="Times New Roman"/>
            <w:sz w:val="20"/>
            <w:lang w:eastAsia="zh-CN"/>
            <w:rPrChange w:id="374" w:author="Valvi, Ajay" w:date="2020-06-24T01:22:00Z">
              <w:rPr/>
            </w:rPrChange>
          </w:rPr>
          <w:t>From the Purge Deployments After list, choose one of the following options to select when deployments will be purged:</w:t>
        </w:r>
      </w:ins>
    </w:p>
    <w:p w14:paraId="7620CF38" w14:textId="5F6CCDFC" w:rsidR="00195E78" w:rsidRPr="00195E78" w:rsidRDefault="00195E78">
      <w:pPr>
        <w:pStyle w:val="ListParagraph"/>
        <w:numPr>
          <w:ilvl w:val="0"/>
          <w:numId w:val="34"/>
        </w:numPr>
        <w:rPr>
          <w:ins w:id="375" w:author="Valvi, Ajay" w:date="2020-06-24T01:19:00Z"/>
          <w:rFonts w:ascii="Century Gothic" w:eastAsia="SimSun" w:hAnsi="Century Gothic" w:cs="Times New Roman"/>
          <w:sz w:val="20"/>
          <w:lang w:eastAsia="zh-CN"/>
          <w:rPrChange w:id="376" w:author="Valvi, Ajay" w:date="2020-06-24T01:23:00Z">
            <w:rPr>
              <w:ins w:id="377" w:author="Valvi, Ajay" w:date="2020-06-24T01:19:00Z"/>
            </w:rPr>
          </w:rPrChange>
        </w:rPr>
        <w:pPrChange w:id="378" w:author="Valvi, Ajay" w:date="2020-06-24T01:23:00Z">
          <w:pPr>
            <w:ind w:left="720"/>
          </w:pPr>
        </w:pPrChange>
      </w:pPr>
      <w:ins w:id="379" w:author="Valvi, Ajay" w:date="2020-06-24T01:19:00Z">
        <w:r w:rsidRPr="00195E78">
          <w:rPr>
            <w:rFonts w:ascii="Century Gothic" w:eastAsia="SimSun" w:hAnsi="Century Gothic" w:cs="Times New Roman"/>
            <w:sz w:val="20"/>
            <w:lang w:eastAsia="zh-CN"/>
            <w:rPrChange w:id="380" w:author="Valvi, Ajay" w:date="2020-06-24T01:23:00Z">
              <w:rPr/>
            </w:rPrChange>
          </w:rPr>
          <w:t>Never</w:t>
        </w:r>
      </w:ins>
    </w:p>
    <w:p w14:paraId="63BAA16F" w14:textId="32678794" w:rsidR="00195E78" w:rsidRPr="00195E78" w:rsidRDefault="00195E78">
      <w:pPr>
        <w:pStyle w:val="ListParagraph"/>
        <w:numPr>
          <w:ilvl w:val="0"/>
          <w:numId w:val="34"/>
        </w:numPr>
        <w:rPr>
          <w:ins w:id="381" w:author="Valvi, Ajay" w:date="2020-06-24T01:19:00Z"/>
          <w:rFonts w:ascii="Century Gothic" w:eastAsia="SimSun" w:hAnsi="Century Gothic" w:cs="Times New Roman"/>
          <w:sz w:val="20"/>
          <w:lang w:eastAsia="zh-CN"/>
          <w:rPrChange w:id="382" w:author="Valvi, Ajay" w:date="2020-06-24T01:23:00Z">
            <w:rPr>
              <w:ins w:id="383" w:author="Valvi, Ajay" w:date="2020-06-24T01:19:00Z"/>
            </w:rPr>
          </w:rPrChange>
        </w:rPr>
        <w:pPrChange w:id="384" w:author="Valvi, Ajay" w:date="2020-06-24T01:23:00Z">
          <w:pPr>
            <w:ind w:left="720"/>
          </w:pPr>
        </w:pPrChange>
      </w:pPr>
      <w:ins w:id="385" w:author="Valvi, Ajay" w:date="2020-06-24T01:19:00Z">
        <w:r w:rsidRPr="00195E78">
          <w:rPr>
            <w:rFonts w:ascii="Century Gothic" w:eastAsia="SimSun" w:hAnsi="Century Gothic" w:cs="Times New Roman"/>
            <w:sz w:val="20"/>
            <w:lang w:eastAsia="zh-CN"/>
            <w:rPrChange w:id="386" w:author="Valvi, Ajay" w:date="2020-06-24T01:23:00Z">
              <w:rPr/>
            </w:rPrChange>
          </w:rPr>
          <w:t>1 Day</w:t>
        </w:r>
      </w:ins>
    </w:p>
    <w:p w14:paraId="09D0168A" w14:textId="6291305C" w:rsidR="00195E78" w:rsidRPr="00195E78" w:rsidRDefault="00195E78">
      <w:pPr>
        <w:pStyle w:val="ListParagraph"/>
        <w:numPr>
          <w:ilvl w:val="0"/>
          <w:numId w:val="34"/>
        </w:numPr>
        <w:rPr>
          <w:ins w:id="387" w:author="Valvi, Ajay" w:date="2020-06-24T01:19:00Z"/>
          <w:rFonts w:ascii="Century Gothic" w:eastAsia="SimSun" w:hAnsi="Century Gothic" w:cs="Times New Roman"/>
          <w:sz w:val="20"/>
          <w:lang w:eastAsia="zh-CN"/>
          <w:rPrChange w:id="388" w:author="Valvi, Ajay" w:date="2020-06-24T01:23:00Z">
            <w:rPr>
              <w:ins w:id="389" w:author="Valvi, Ajay" w:date="2020-06-24T01:19:00Z"/>
            </w:rPr>
          </w:rPrChange>
        </w:rPr>
        <w:pPrChange w:id="390" w:author="Valvi, Ajay" w:date="2020-06-24T01:23:00Z">
          <w:pPr>
            <w:ind w:left="720"/>
          </w:pPr>
        </w:pPrChange>
      </w:pPr>
      <w:ins w:id="391" w:author="Valvi, Ajay" w:date="2020-06-24T01:19:00Z">
        <w:r w:rsidRPr="00195E78">
          <w:rPr>
            <w:rFonts w:ascii="Century Gothic" w:eastAsia="SimSun" w:hAnsi="Century Gothic" w:cs="Times New Roman"/>
            <w:sz w:val="20"/>
            <w:lang w:eastAsia="zh-CN"/>
            <w:rPrChange w:id="392" w:author="Valvi, Ajay" w:date="2020-06-24T01:23:00Z">
              <w:rPr/>
            </w:rPrChange>
          </w:rPr>
          <w:t>1 Week</w:t>
        </w:r>
      </w:ins>
    </w:p>
    <w:p w14:paraId="0EFD5F3D" w14:textId="5194C743" w:rsidR="00195E78" w:rsidRPr="00195E78" w:rsidRDefault="00195E78">
      <w:pPr>
        <w:pStyle w:val="ListParagraph"/>
        <w:numPr>
          <w:ilvl w:val="0"/>
          <w:numId w:val="34"/>
        </w:numPr>
        <w:rPr>
          <w:ins w:id="393" w:author="Valvi, Ajay" w:date="2020-06-24T01:19:00Z"/>
          <w:rFonts w:ascii="Century Gothic" w:eastAsia="SimSun" w:hAnsi="Century Gothic" w:cs="Times New Roman"/>
          <w:sz w:val="20"/>
          <w:lang w:eastAsia="zh-CN"/>
          <w:rPrChange w:id="394" w:author="Valvi, Ajay" w:date="2020-06-24T01:23:00Z">
            <w:rPr>
              <w:ins w:id="395" w:author="Valvi, Ajay" w:date="2020-06-24T01:19:00Z"/>
            </w:rPr>
          </w:rPrChange>
        </w:rPr>
        <w:pPrChange w:id="396" w:author="Valvi, Ajay" w:date="2020-06-24T01:23:00Z">
          <w:pPr>
            <w:ind w:left="720"/>
          </w:pPr>
        </w:pPrChange>
      </w:pPr>
      <w:ins w:id="397" w:author="Valvi, Ajay" w:date="2020-06-24T01:19:00Z">
        <w:r w:rsidRPr="00195E78">
          <w:rPr>
            <w:rFonts w:ascii="Century Gothic" w:eastAsia="SimSun" w:hAnsi="Century Gothic" w:cs="Times New Roman"/>
            <w:sz w:val="20"/>
            <w:lang w:eastAsia="zh-CN"/>
            <w:rPrChange w:id="398" w:author="Valvi, Ajay" w:date="2020-06-24T01:23:00Z">
              <w:rPr/>
            </w:rPrChange>
          </w:rPr>
          <w:t>1 Month</w:t>
        </w:r>
      </w:ins>
    </w:p>
    <w:p w14:paraId="293B55FE" w14:textId="3808B196" w:rsidR="00195E78" w:rsidRPr="00195E78" w:rsidRDefault="00195E78">
      <w:pPr>
        <w:pStyle w:val="ListParagraph"/>
        <w:numPr>
          <w:ilvl w:val="0"/>
          <w:numId w:val="34"/>
        </w:numPr>
        <w:rPr>
          <w:ins w:id="399" w:author="Valvi, Ajay" w:date="2020-06-24T01:19:00Z"/>
          <w:rFonts w:ascii="Century Gothic" w:eastAsia="SimSun" w:hAnsi="Century Gothic" w:cs="Times New Roman"/>
          <w:sz w:val="20"/>
          <w:lang w:eastAsia="zh-CN"/>
          <w:rPrChange w:id="400" w:author="Valvi, Ajay" w:date="2020-06-24T01:23:00Z">
            <w:rPr>
              <w:ins w:id="401" w:author="Valvi, Ajay" w:date="2020-06-24T01:19:00Z"/>
            </w:rPr>
          </w:rPrChange>
        </w:rPr>
        <w:pPrChange w:id="402" w:author="Valvi, Ajay" w:date="2020-06-24T01:23:00Z">
          <w:pPr>
            <w:ind w:left="720"/>
          </w:pPr>
        </w:pPrChange>
      </w:pPr>
      <w:ins w:id="403" w:author="Valvi, Ajay" w:date="2020-06-24T01:19:00Z">
        <w:r w:rsidRPr="00195E78">
          <w:rPr>
            <w:rFonts w:ascii="Century Gothic" w:eastAsia="SimSun" w:hAnsi="Century Gothic" w:cs="Times New Roman"/>
            <w:sz w:val="20"/>
            <w:lang w:eastAsia="zh-CN"/>
            <w:rPrChange w:id="404" w:author="Valvi, Ajay" w:date="2020-06-24T01:23:00Z">
              <w:rPr/>
            </w:rPrChange>
          </w:rPr>
          <w:t>3 Months</w:t>
        </w:r>
      </w:ins>
    </w:p>
    <w:p w14:paraId="645EB8E7" w14:textId="2F2EBCCF" w:rsidR="00195E78" w:rsidRPr="00195E78" w:rsidRDefault="00195E78">
      <w:pPr>
        <w:pStyle w:val="ListParagraph"/>
        <w:numPr>
          <w:ilvl w:val="0"/>
          <w:numId w:val="34"/>
        </w:numPr>
        <w:rPr>
          <w:ins w:id="405" w:author="Valvi, Ajay" w:date="2020-06-24T01:19:00Z"/>
          <w:rFonts w:ascii="Century Gothic" w:eastAsia="SimSun" w:hAnsi="Century Gothic" w:cs="Times New Roman"/>
          <w:sz w:val="20"/>
          <w:lang w:eastAsia="zh-CN"/>
          <w:rPrChange w:id="406" w:author="Valvi, Ajay" w:date="2020-06-24T01:23:00Z">
            <w:rPr>
              <w:ins w:id="407" w:author="Valvi, Ajay" w:date="2020-06-24T01:19:00Z"/>
            </w:rPr>
          </w:rPrChange>
        </w:rPr>
        <w:pPrChange w:id="408" w:author="Valvi, Ajay" w:date="2020-06-24T01:23:00Z">
          <w:pPr>
            <w:ind w:left="720"/>
          </w:pPr>
        </w:pPrChange>
      </w:pPr>
      <w:ins w:id="409" w:author="Valvi, Ajay" w:date="2020-06-24T01:19:00Z">
        <w:r w:rsidRPr="00195E78">
          <w:rPr>
            <w:rFonts w:ascii="Century Gothic" w:eastAsia="SimSun" w:hAnsi="Century Gothic" w:cs="Times New Roman"/>
            <w:sz w:val="20"/>
            <w:lang w:eastAsia="zh-CN"/>
            <w:rPrChange w:id="410" w:author="Valvi, Ajay" w:date="2020-06-24T01:23:00Z">
              <w:rPr/>
            </w:rPrChange>
          </w:rPr>
          <w:t>6 Months</w:t>
        </w:r>
      </w:ins>
    </w:p>
    <w:p w14:paraId="4099AF0E" w14:textId="718EB1F2" w:rsidR="004C768E" w:rsidRDefault="00195E78" w:rsidP="00BB3D2B">
      <w:pPr>
        <w:pStyle w:val="ListParagraph"/>
        <w:numPr>
          <w:ilvl w:val="0"/>
          <w:numId w:val="34"/>
        </w:numPr>
        <w:rPr>
          <w:ins w:id="411" w:author="Valvi, Ajay" w:date="2020-06-24T14:43:00Z"/>
          <w:rFonts w:ascii="Century Gothic" w:eastAsia="SimSun" w:hAnsi="Century Gothic" w:cs="Times New Roman"/>
          <w:sz w:val="20"/>
          <w:lang w:eastAsia="zh-CN"/>
        </w:rPr>
      </w:pPr>
      <w:ins w:id="412" w:author="Valvi, Ajay" w:date="2020-06-24T01:19:00Z">
        <w:r w:rsidRPr="00195E78">
          <w:rPr>
            <w:rFonts w:ascii="Century Gothic" w:eastAsia="SimSun" w:hAnsi="Century Gothic" w:cs="Times New Roman"/>
            <w:sz w:val="20"/>
            <w:lang w:eastAsia="zh-CN"/>
            <w:rPrChange w:id="413" w:author="Valvi, Ajay" w:date="2020-06-24T01:23:00Z">
              <w:rPr/>
            </w:rPrChange>
          </w:rPr>
          <w:t>1 Year</w:t>
        </w:r>
      </w:ins>
    </w:p>
    <w:p w14:paraId="0A4D89DA" w14:textId="7F2C5D39" w:rsidR="00BB3D2B" w:rsidRDefault="00BB3D2B" w:rsidP="00BB3D2B">
      <w:pPr>
        <w:rPr>
          <w:ins w:id="414" w:author="Valvi, Ajay" w:date="2020-06-24T14:43:00Z"/>
          <w:rFonts w:ascii="Century Gothic" w:eastAsia="SimSun" w:hAnsi="Century Gothic" w:cs="Times New Roman"/>
          <w:sz w:val="20"/>
          <w:lang w:eastAsia="zh-CN"/>
        </w:rPr>
      </w:pPr>
    </w:p>
    <w:p w14:paraId="21FCE365" w14:textId="33C2AC5A" w:rsidR="00BB3D2B" w:rsidRDefault="00BB3D2B" w:rsidP="00BB3D2B">
      <w:pPr>
        <w:pStyle w:val="Heading3"/>
        <w:rPr>
          <w:ins w:id="415" w:author="Valvi, Ajay" w:date="2020-06-24T14:43:00Z"/>
          <w:rFonts w:ascii="Century Gothic" w:hAnsi="Century Gothic"/>
        </w:rPr>
      </w:pPr>
      <w:ins w:id="416" w:author="Valvi, Ajay" w:date="2020-06-24T14:43:00Z">
        <w:r>
          <w:rPr>
            <w:rFonts w:ascii="Century Gothic" w:hAnsi="Century Gothic"/>
          </w:rPr>
          <w:t>On Premise Targeted</w:t>
        </w:r>
        <w:r w:rsidRPr="004503B6">
          <w:rPr>
            <w:rFonts w:ascii="Century Gothic" w:hAnsi="Century Gothic"/>
          </w:rPr>
          <w:t xml:space="preserve"> Architecture</w:t>
        </w:r>
      </w:ins>
      <w:ins w:id="417" w:author="Valvi, Ajay" w:date="2020-06-24T14:44:00Z">
        <w:r>
          <w:rPr>
            <w:rFonts w:ascii="Century Gothic" w:hAnsi="Century Gothic"/>
          </w:rPr>
          <w:t xml:space="preserve"> [Maintained for Reference – 8.x Series Architecture]</w:t>
        </w:r>
      </w:ins>
    </w:p>
    <w:p w14:paraId="7DAC53AF" w14:textId="77777777" w:rsidR="00BB3D2B" w:rsidRDefault="00BB3D2B" w:rsidP="00BB3D2B">
      <w:pPr>
        <w:pStyle w:val="Body"/>
        <w:rPr>
          <w:ins w:id="418" w:author="Valvi, Ajay" w:date="2020-06-24T14:43:00Z"/>
          <w:rFonts w:ascii="Century Gothic" w:hAnsi="Century Gothic"/>
        </w:rPr>
      </w:pPr>
      <w:ins w:id="419" w:author="Valvi, Ajay" w:date="2020-06-24T14:43:00Z">
        <w:r>
          <w:rPr>
            <w:rFonts w:ascii="Century Gothic" w:hAnsi="Century Gothic"/>
          </w:rPr>
          <w:t>Below is a Proposed Architecture for Every year ahead,</w:t>
        </w:r>
      </w:ins>
    </w:p>
    <w:p w14:paraId="5713510A" w14:textId="77777777" w:rsidR="00BB3D2B" w:rsidRPr="00BD1A7A" w:rsidRDefault="00BB3D2B" w:rsidP="00BB3D2B">
      <w:pPr>
        <w:pStyle w:val="ListParagraph"/>
        <w:numPr>
          <w:ilvl w:val="0"/>
          <w:numId w:val="27"/>
        </w:numPr>
        <w:rPr>
          <w:ins w:id="420" w:author="Valvi, Ajay" w:date="2020-06-24T14:43:00Z"/>
          <w:rFonts w:ascii="Century Gothic" w:eastAsia="SimSun" w:hAnsi="Century Gothic" w:cs="Times New Roman"/>
          <w:sz w:val="20"/>
          <w:lang w:eastAsia="zh-CN" w:bidi="gu-IN"/>
        </w:rPr>
      </w:pPr>
      <w:ins w:id="421" w:author="Valvi, Ajay" w:date="2020-06-24T14:43:00Z">
        <w:r w:rsidRPr="00BD1A7A">
          <w:rPr>
            <w:rFonts w:ascii="Century Gothic" w:eastAsia="SimSun" w:hAnsi="Century Gothic" w:cs="Times New Roman"/>
            <w:sz w:val="20"/>
            <w:lang w:eastAsia="zh-CN" w:bidi="gu-IN"/>
          </w:rPr>
          <w:t>Each ThingWorx is connected with 5 Connection Servers(CS) , each CS holds 10k web socket connections to compressors</w:t>
        </w:r>
      </w:ins>
    </w:p>
    <w:p w14:paraId="1B18DF33" w14:textId="77777777" w:rsidR="00BB3D2B" w:rsidRPr="00BD1A7A" w:rsidRDefault="00BB3D2B" w:rsidP="00BB3D2B">
      <w:pPr>
        <w:pStyle w:val="ListParagraph"/>
        <w:numPr>
          <w:ilvl w:val="0"/>
          <w:numId w:val="27"/>
        </w:numPr>
        <w:snapToGrid w:val="0"/>
        <w:rPr>
          <w:ins w:id="422" w:author="Valvi, Ajay" w:date="2020-06-24T14:43:00Z"/>
          <w:rFonts w:ascii="Century Gothic" w:eastAsia="SimSun" w:hAnsi="Century Gothic" w:cs="Times New Roman"/>
          <w:sz w:val="20"/>
          <w:lang w:eastAsia="zh-CN" w:bidi="gu-IN"/>
        </w:rPr>
      </w:pPr>
      <w:ins w:id="423" w:author="Valvi, Ajay" w:date="2020-06-24T14:43:00Z">
        <w:r w:rsidRPr="00BD1A7A">
          <w:rPr>
            <w:rFonts w:ascii="Century Gothic" w:eastAsia="SimSun" w:hAnsi="Century Gothic" w:cs="Times New Roman"/>
            <w:sz w:val="20"/>
            <w:lang w:eastAsia="zh-CN" w:bidi="gu-IN"/>
          </w:rPr>
          <w:t>Each TWXI uses a Load Balancer to manage the communication with 5 CS and to allow edge apps to still send data if some CS die</w:t>
        </w:r>
      </w:ins>
    </w:p>
    <w:p w14:paraId="243776F4" w14:textId="77777777" w:rsidR="00BB3D2B" w:rsidRPr="00BD1A7A" w:rsidRDefault="00BB3D2B" w:rsidP="00BB3D2B">
      <w:pPr>
        <w:pStyle w:val="ListParagraph"/>
        <w:numPr>
          <w:ilvl w:val="0"/>
          <w:numId w:val="27"/>
        </w:numPr>
        <w:snapToGrid w:val="0"/>
        <w:rPr>
          <w:ins w:id="424" w:author="Valvi, Ajay" w:date="2020-06-24T14:43:00Z"/>
          <w:rFonts w:ascii="Century Gothic" w:eastAsia="SimSun" w:hAnsi="Century Gothic" w:cs="Times New Roman"/>
          <w:sz w:val="20"/>
          <w:lang w:eastAsia="zh-CN" w:bidi="gu-IN"/>
        </w:rPr>
      </w:pPr>
      <w:ins w:id="425" w:author="Valvi, Ajay" w:date="2020-06-24T14:43:00Z">
        <w:r w:rsidRPr="00BD1A7A">
          <w:rPr>
            <w:rFonts w:ascii="Century Gothic" w:eastAsia="SimSun" w:hAnsi="Century Gothic" w:cs="Times New Roman"/>
            <w:sz w:val="20"/>
            <w:lang w:eastAsia="zh-CN" w:bidi="gu-IN"/>
          </w:rPr>
          <w:t>TWXI will use an internal DB (PostgreSQL) to hold the thing model and InfluxDB to store value streams</w:t>
        </w:r>
      </w:ins>
    </w:p>
    <w:p w14:paraId="7EDB36CB" w14:textId="77777777" w:rsidR="00BB3D2B" w:rsidRPr="00BD1A7A" w:rsidRDefault="00BB3D2B" w:rsidP="00BB3D2B">
      <w:pPr>
        <w:pStyle w:val="ListParagraph"/>
        <w:numPr>
          <w:ilvl w:val="0"/>
          <w:numId w:val="27"/>
        </w:numPr>
        <w:snapToGrid w:val="0"/>
        <w:rPr>
          <w:ins w:id="426" w:author="Valvi, Ajay" w:date="2020-06-24T14:43:00Z"/>
          <w:rFonts w:ascii="Century Gothic" w:eastAsia="SimSun" w:hAnsi="Century Gothic" w:cs="Times New Roman"/>
          <w:sz w:val="20"/>
          <w:lang w:eastAsia="zh-CN" w:bidi="gu-IN"/>
        </w:rPr>
      </w:pPr>
      <w:ins w:id="427" w:author="Valvi, Ajay" w:date="2020-06-24T14:43:00Z">
        <w:r w:rsidRPr="00BD1A7A">
          <w:rPr>
            <w:rFonts w:ascii="Century Gothic" w:eastAsia="SimSun" w:hAnsi="Century Gothic" w:cs="Times New Roman"/>
            <w:sz w:val="20"/>
            <w:lang w:eastAsia="zh-CN" w:bidi="gu-IN"/>
          </w:rPr>
          <w:t>Both TWXI and Asset Management Portal are ThingWorx installations in high availability mode</w:t>
        </w:r>
      </w:ins>
    </w:p>
    <w:p w14:paraId="3AD206E1" w14:textId="77777777" w:rsidR="00BB3D2B" w:rsidRDefault="00BB3D2B" w:rsidP="00BB3D2B">
      <w:pPr>
        <w:pStyle w:val="ListParagraph"/>
        <w:numPr>
          <w:ilvl w:val="0"/>
          <w:numId w:val="27"/>
        </w:numPr>
        <w:snapToGrid w:val="0"/>
        <w:rPr>
          <w:ins w:id="428" w:author="Valvi, Ajay" w:date="2020-06-24T14:43:00Z"/>
          <w:rFonts w:ascii="Century Gothic" w:eastAsia="SimSun" w:hAnsi="Century Gothic" w:cs="Times New Roman"/>
          <w:sz w:val="20"/>
          <w:lang w:eastAsia="zh-CN" w:bidi="gu-IN"/>
        </w:rPr>
      </w:pPr>
      <w:ins w:id="429" w:author="Valvi, Ajay" w:date="2020-06-24T14:43:00Z">
        <w:r w:rsidRPr="00BD1A7A">
          <w:rPr>
            <w:rFonts w:ascii="Century Gothic" w:eastAsia="SimSun" w:hAnsi="Century Gothic" w:cs="Times New Roman"/>
            <w:sz w:val="20"/>
            <w:lang w:eastAsia="zh-CN" w:bidi="gu-IN"/>
          </w:rPr>
          <w:t>To optimize database storage, the InfluxDB installation can be scaled to server multiple TWXI</w:t>
        </w:r>
      </w:ins>
    </w:p>
    <w:p w14:paraId="265EA667" w14:textId="77777777" w:rsidR="00BB3D2B" w:rsidRPr="00BD1A7A" w:rsidRDefault="00BB3D2B" w:rsidP="00BB3D2B">
      <w:pPr>
        <w:snapToGrid w:val="0"/>
        <w:rPr>
          <w:ins w:id="430" w:author="Valvi, Ajay" w:date="2020-06-24T14:43:00Z"/>
          <w:rFonts w:ascii="Century Gothic" w:eastAsia="SimSun" w:hAnsi="Century Gothic" w:cs="Times New Roman"/>
          <w:sz w:val="20"/>
          <w:lang w:eastAsia="zh-CN" w:bidi="gu-IN"/>
        </w:rPr>
      </w:pPr>
    </w:p>
    <w:tbl>
      <w:tblPr>
        <w:tblStyle w:val="TableGrid"/>
        <w:tblW w:w="0" w:type="auto"/>
        <w:tblLook w:val="04A0" w:firstRow="1" w:lastRow="0" w:firstColumn="1" w:lastColumn="0" w:noHBand="0" w:noVBand="1"/>
      </w:tblPr>
      <w:tblGrid>
        <w:gridCol w:w="10212"/>
      </w:tblGrid>
      <w:tr w:rsidR="00BB3D2B" w14:paraId="00AA40D1" w14:textId="77777777" w:rsidTr="00E557F6">
        <w:trPr>
          <w:cnfStyle w:val="100000000000" w:firstRow="1" w:lastRow="0" w:firstColumn="0" w:lastColumn="0" w:oddVBand="0" w:evenVBand="0" w:oddHBand="0" w:evenHBand="0" w:firstRowFirstColumn="0" w:firstRowLastColumn="0" w:lastRowFirstColumn="0" w:lastRowLastColumn="0"/>
          <w:ins w:id="431"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18228DE5" w14:textId="77777777" w:rsidR="00BB3D2B" w:rsidRDefault="00BB3D2B" w:rsidP="00E557F6">
            <w:pPr>
              <w:pStyle w:val="Body"/>
              <w:ind w:left="0"/>
              <w:rPr>
                <w:ins w:id="432" w:author="Valvi, Ajay" w:date="2020-06-24T14:43:00Z"/>
                <w:rFonts w:ascii="Century Gothic" w:hAnsi="Century Gothic"/>
                <w:highlight w:val="yellow"/>
                <w:lang w:bidi="gu-IN"/>
              </w:rPr>
            </w:pPr>
          </w:p>
        </w:tc>
      </w:tr>
      <w:tr w:rsidR="00BB3D2B" w14:paraId="7C28968B" w14:textId="77777777" w:rsidTr="00E557F6">
        <w:trPr>
          <w:ins w:id="433"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vAlign w:val="center"/>
          </w:tcPr>
          <w:p w14:paraId="1E85555D" w14:textId="77777777" w:rsidR="00BB3D2B" w:rsidRDefault="00BB3D2B" w:rsidP="00E557F6">
            <w:pPr>
              <w:pStyle w:val="Body"/>
              <w:ind w:left="0"/>
              <w:rPr>
                <w:ins w:id="434" w:author="Valvi, Ajay" w:date="2020-06-24T14:43:00Z"/>
                <w:rFonts w:ascii="Century Gothic" w:hAnsi="Century Gothic"/>
                <w:highlight w:val="yellow"/>
                <w:lang w:bidi="gu-IN"/>
              </w:rPr>
            </w:pPr>
            <w:commentRangeStart w:id="435"/>
            <w:ins w:id="436" w:author="Valvi, Ajay" w:date="2020-06-24T14:43:00Z">
              <w:r>
                <w:rPr>
                  <w:rFonts w:ascii="Century Gothic" w:hAnsi="Century Gothic"/>
                  <w:noProof/>
                  <w:lang w:eastAsia="en-US"/>
                </w:rPr>
                <w:drawing>
                  <wp:anchor distT="0" distB="0" distL="114300" distR="114300" simplePos="0" relativeHeight="251836416" behindDoc="0" locked="0" layoutInCell="1" allowOverlap="1" wp14:anchorId="6E2A96B2" wp14:editId="72E4264B">
                    <wp:simplePos x="0" y="0"/>
                    <wp:positionH relativeFrom="column">
                      <wp:posOffset>-24130</wp:posOffset>
                    </wp:positionH>
                    <wp:positionV relativeFrom="paragraph">
                      <wp:posOffset>36195</wp:posOffset>
                    </wp:positionV>
                    <wp:extent cx="6200775" cy="3487420"/>
                    <wp:effectExtent l="0" t="0" r="9525" b="0"/>
                    <wp:wrapTopAndBottom/>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4.PNG"/>
                            <pic:cNvPicPr/>
                          </pic:nvPicPr>
                          <pic:blipFill rotWithShape="1">
                            <a:blip r:embed="rId39">
                              <a:extLst>
                                <a:ext uri="{28A0092B-C50C-407E-A947-70E740481C1C}">
                                  <a14:useLocalDpi xmlns:a14="http://schemas.microsoft.com/office/drawing/2010/main" val="0"/>
                                </a:ext>
                              </a:extLst>
                            </a:blip>
                            <a:srcRect l="-1" r="-1"/>
                            <a:stretch/>
                          </pic:blipFill>
                          <pic:spPr>
                            <a:xfrm>
                              <a:off x="0" y="0"/>
                              <a:ext cx="6200775" cy="3487420"/>
                            </a:xfrm>
                            <a:prstGeom prst="rect">
                              <a:avLst/>
                            </a:prstGeom>
                          </pic:spPr>
                        </pic:pic>
                      </a:graphicData>
                    </a:graphic>
                    <wp14:sizeRelH relativeFrom="margin">
                      <wp14:pctWidth>0</wp14:pctWidth>
                    </wp14:sizeRelH>
                    <wp14:sizeRelV relativeFrom="margin">
                      <wp14:pctHeight>0</wp14:pctHeight>
                    </wp14:sizeRelV>
                  </wp:anchor>
                </w:drawing>
              </w:r>
              <w:commentRangeEnd w:id="435"/>
              <w:r>
                <w:rPr>
                  <w:rStyle w:val="CommentReference"/>
                  <w:color w:val="000000"/>
                </w:rPr>
                <w:commentReference w:id="435"/>
              </w:r>
            </w:ins>
          </w:p>
        </w:tc>
      </w:tr>
      <w:tr w:rsidR="00BB3D2B" w14:paraId="551D05FC" w14:textId="77777777" w:rsidTr="00E557F6">
        <w:trPr>
          <w:ins w:id="437"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3C243BF5" w14:textId="77777777" w:rsidR="00BB3D2B" w:rsidRDefault="00BB3D2B" w:rsidP="00E557F6">
            <w:pPr>
              <w:pStyle w:val="Body"/>
              <w:ind w:left="0"/>
              <w:rPr>
                <w:ins w:id="438" w:author="Valvi, Ajay" w:date="2020-06-24T14:43:00Z"/>
                <w:rFonts w:ascii="Century Gothic" w:hAnsi="Century Gothic"/>
                <w:highlight w:val="yellow"/>
                <w:lang w:bidi="gu-IN"/>
              </w:rPr>
            </w:pPr>
            <w:ins w:id="439" w:author="Valvi, Ajay" w:date="2020-06-24T14:43:00Z">
              <w:r>
                <w:rPr>
                  <w:rFonts w:ascii="Century Gothic" w:hAnsi="Century Gothic"/>
                  <w:noProof/>
                  <w:lang w:eastAsia="en-US"/>
                </w:rPr>
                <w:drawing>
                  <wp:inline distT="0" distB="0" distL="0" distR="0" wp14:anchorId="359E005C" wp14:editId="09809FAB">
                    <wp:extent cx="6391275" cy="3595092"/>
                    <wp:effectExtent l="0" t="0" r="0" b="5715"/>
                    <wp:docPr id="31" name="Picture 3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5.PNG"/>
                            <pic:cNvPicPr/>
                          </pic:nvPicPr>
                          <pic:blipFill>
                            <a:blip r:embed="rId40">
                              <a:extLst>
                                <a:ext uri="{28A0092B-C50C-407E-A947-70E740481C1C}">
                                  <a14:useLocalDpi xmlns:a14="http://schemas.microsoft.com/office/drawing/2010/main" val="0"/>
                                </a:ext>
                              </a:extLst>
                            </a:blip>
                            <a:stretch>
                              <a:fillRect/>
                            </a:stretch>
                          </pic:blipFill>
                          <pic:spPr>
                            <a:xfrm>
                              <a:off x="0" y="0"/>
                              <a:ext cx="6397320" cy="3598492"/>
                            </a:xfrm>
                            <a:prstGeom prst="rect">
                              <a:avLst/>
                            </a:prstGeom>
                          </pic:spPr>
                        </pic:pic>
                      </a:graphicData>
                    </a:graphic>
                  </wp:inline>
                </w:drawing>
              </w:r>
            </w:ins>
          </w:p>
        </w:tc>
      </w:tr>
      <w:tr w:rsidR="00BB3D2B" w14:paraId="7F31D080" w14:textId="77777777" w:rsidTr="00E557F6">
        <w:trPr>
          <w:ins w:id="440"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557B8889" w14:textId="77777777" w:rsidR="00BB3D2B" w:rsidRDefault="00BB3D2B" w:rsidP="00E557F6">
            <w:pPr>
              <w:pStyle w:val="Body"/>
              <w:ind w:left="0"/>
              <w:rPr>
                <w:ins w:id="441" w:author="Valvi, Ajay" w:date="2020-06-24T14:43:00Z"/>
                <w:rFonts w:ascii="Century Gothic" w:hAnsi="Century Gothic"/>
                <w:highlight w:val="yellow"/>
                <w:lang w:bidi="gu-IN"/>
              </w:rPr>
            </w:pPr>
            <w:ins w:id="442" w:author="Valvi, Ajay" w:date="2020-06-24T14:43:00Z">
              <w:r>
                <w:rPr>
                  <w:rFonts w:ascii="Century Gothic" w:hAnsi="Century Gothic"/>
                  <w:noProof/>
                  <w:lang w:eastAsia="en-US"/>
                </w:rPr>
                <w:lastRenderedPageBreak/>
                <w:drawing>
                  <wp:inline distT="0" distB="0" distL="0" distR="0" wp14:anchorId="267A1939" wp14:editId="352658BA">
                    <wp:extent cx="6391275" cy="3595092"/>
                    <wp:effectExtent l="0" t="0" r="0" b="5715"/>
                    <wp:docPr id="288" name="Picture 28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6.PNG"/>
                            <pic:cNvPicPr/>
                          </pic:nvPicPr>
                          <pic:blipFill>
                            <a:blip r:embed="rId41">
                              <a:extLst>
                                <a:ext uri="{28A0092B-C50C-407E-A947-70E740481C1C}">
                                  <a14:useLocalDpi xmlns:a14="http://schemas.microsoft.com/office/drawing/2010/main" val="0"/>
                                </a:ext>
                              </a:extLst>
                            </a:blip>
                            <a:stretch>
                              <a:fillRect/>
                            </a:stretch>
                          </pic:blipFill>
                          <pic:spPr>
                            <a:xfrm>
                              <a:off x="0" y="0"/>
                              <a:ext cx="6400081" cy="3600045"/>
                            </a:xfrm>
                            <a:prstGeom prst="rect">
                              <a:avLst/>
                            </a:prstGeom>
                          </pic:spPr>
                        </pic:pic>
                      </a:graphicData>
                    </a:graphic>
                  </wp:inline>
                </w:drawing>
              </w:r>
            </w:ins>
          </w:p>
        </w:tc>
      </w:tr>
      <w:tr w:rsidR="00BB3D2B" w14:paraId="0E761274" w14:textId="77777777" w:rsidTr="00E557F6">
        <w:trPr>
          <w:ins w:id="443"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3518AB72" w14:textId="77777777" w:rsidR="00BB3D2B" w:rsidRDefault="00BB3D2B" w:rsidP="00E557F6">
            <w:pPr>
              <w:pStyle w:val="Body"/>
              <w:ind w:left="0"/>
              <w:rPr>
                <w:ins w:id="444" w:author="Valvi, Ajay" w:date="2020-06-24T14:43:00Z"/>
                <w:rFonts w:ascii="Century Gothic" w:hAnsi="Century Gothic"/>
                <w:highlight w:val="yellow"/>
                <w:lang w:bidi="gu-IN"/>
              </w:rPr>
            </w:pPr>
            <w:ins w:id="445" w:author="Valvi, Ajay" w:date="2020-06-24T14:43:00Z">
              <w:r>
                <w:rPr>
                  <w:rFonts w:ascii="Century Gothic" w:hAnsi="Century Gothic"/>
                  <w:noProof/>
                  <w:lang w:eastAsia="en-US"/>
                </w:rPr>
                <w:drawing>
                  <wp:inline distT="0" distB="0" distL="0" distR="0" wp14:anchorId="1B26BA2E" wp14:editId="37C12BB0">
                    <wp:extent cx="6381750" cy="3589734"/>
                    <wp:effectExtent l="0" t="0" r="0" b="0"/>
                    <wp:docPr id="289" name="Picture 28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7.PNG"/>
                            <pic:cNvPicPr/>
                          </pic:nvPicPr>
                          <pic:blipFill>
                            <a:blip r:embed="rId42">
                              <a:extLst>
                                <a:ext uri="{28A0092B-C50C-407E-A947-70E740481C1C}">
                                  <a14:useLocalDpi xmlns:a14="http://schemas.microsoft.com/office/drawing/2010/main" val="0"/>
                                </a:ext>
                              </a:extLst>
                            </a:blip>
                            <a:stretch>
                              <a:fillRect/>
                            </a:stretch>
                          </pic:blipFill>
                          <pic:spPr>
                            <a:xfrm>
                              <a:off x="0" y="0"/>
                              <a:ext cx="6392328" cy="3595684"/>
                            </a:xfrm>
                            <a:prstGeom prst="rect">
                              <a:avLst/>
                            </a:prstGeom>
                          </pic:spPr>
                        </pic:pic>
                      </a:graphicData>
                    </a:graphic>
                  </wp:inline>
                </w:drawing>
              </w:r>
            </w:ins>
          </w:p>
        </w:tc>
      </w:tr>
      <w:tr w:rsidR="00BB3D2B" w14:paraId="5FF1E4C9" w14:textId="77777777" w:rsidTr="00E557F6">
        <w:trPr>
          <w:ins w:id="446"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62AE9E0B" w14:textId="77777777" w:rsidR="00BB3D2B" w:rsidRDefault="00BB3D2B" w:rsidP="00E557F6">
            <w:pPr>
              <w:pStyle w:val="Body"/>
              <w:ind w:left="0"/>
              <w:rPr>
                <w:ins w:id="447" w:author="Valvi, Ajay" w:date="2020-06-24T14:43:00Z"/>
                <w:rFonts w:ascii="Century Gothic" w:hAnsi="Century Gothic"/>
                <w:highlight w:val="yellow"/>
                <w:lang w:bidi="gu-IN"/>
              </w:rPr>
            </w:pPr>
            <w:ins w:id="448" w:author="Valvi, Ajay" w:date="2020-06-24T14:43:00Z">
              <w:r>
                <w:rPr>
                  <w:rFonts w:ascii="Century Gothic" w:hAnsi="Century Gothic"/>
                  <w:noProof/>
                  <w:lang w:eastAsia="en-US"/>
                </w:rPr>
                <w:lastRenderedPageBreak/>
                <w:drawing>
                  <wp:inline distT="0" distB="0" distL="0" distR="0" wp14:anchorId="08B5C287" wp14:editId="3FF46260">
                    <wp:extent cx="6383867" cy="3590925"/>
                    <wp:effectExtent l="0" t="0" r="0" b="0"/>
                    <wp:docPr id="290" name="Picture 29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8.PNG"/>
                            <pic:cNvPicPr/>
                          </pic:nvPicPr>
                          <pic:blipFill>
                            <a:blip r:embed="rId43">
                              <a:extLst>
                                <a:ext uri="{28A0092B-C50C-407E-A947-70E740481C1C}">
                                  <a14:useLocalDpi xmlns:a14="http://schemas.microsoft.com/office/drawing/2010/main" val="0"/>
                                </a:ext>
                              </a:extLst>
                            </a:blip>
                            <a:stretch>
                              <a:fillRect/>
                            </a:stretch>
                          </pic:blipFill>
                          <pic:spPr>
                            <a:xfrm>
                              <a:off x="0" y="0"/>
                              <a:ext cx="6389287" cy="3593974"/>
                            </a:xfrm>
                            <a:prstGeom prst="rect">
                              <a:avLst/>
                            </a:prstGeom>
                          </pic:spPr>
                        </pic:pic>
                      </a:graphicData>
                    </a:graphic>
                  </wp:inline>
                </w:drawing>
              </w:r>
            </w:ins>
          </w:p>
        </w:tc>
      </w:tr>
      <w:tr w:rsidR="00BB3D2B" w14:paraId="4AB51A25" w14:textId="77777777" w:rsidTr="00E557F6">
        <w:trPr>
          <w:ins w:id="449" w:author="Valvi, Ajay" w:date="2020-06-24T14:43:00Z"/>
        </w:trPr>
        <w:tc>
          <w:tcPr>
            <w:cnfStyle w:val="001000000000" w:firstRow="0" w:lastRow="0" w:firstColumn="1" w:lastColumn="0" w:oddVBand="0" w:evenVBand="0" w:oddHBand="0" w:evenHBand="0" w:firstRowFirstColumn="0" w:firstRowLastColumn="0" w:lastRowFirstColumn="0" w:lastRowLastColumn="0"/>
            <w:tcW w:w="10212" w:type="dxa"/>
          </w:tcPr>
          <w:p w14:paraId="5DE2D639" w14:textId="77777777" w:rsidR="00BB3D2B" w:rsidRPr="005C30D6" w:rsidRDefault="00BB3D2B" w:rsidP="00E557F6">
            <w:pPr>
              <w:ind w:left="578"/>
              <w:rPr>
                <w:ins w:id="450" w:author="Valvi, Ajay" w:date="2020-06-24T14:43:00Z"/>
                <w:rFonts w:ascii="Century Gothic" w:hAnsi="Century Gothic"/>
                <w:lang w:bidi="gu-IN"/>
              </w:rPr>
            </w:pPr>
            <w:ins w:id="451" w:author="Valvi, Ajay" w:date="2020-06-24T14:43:00Z">
              <w:r w:rsidRPr="005C30D6">
                <w:rPr>
                  <w:rFonts w:ascii="Century Gothic" w:hAnsi="Century Gothic"/>
                  <w:lang w:bidi="gu-IN"/>
                </w:rPr>
                <w:t xml:space="preserve">Sizing notes for 10k to 200k scenario </w:t>
              </w:r>
            </w:ins>
          </w:p>
          <w:p w14:paraId="6241356D" w14:textId="77777777" w:rsidR="00BB3D2B" w:rsidRPr="00FE6EFA" w:rsidRDefault="00BB3D2B" w:rsidP="00E557F6">
            <w:pPr>
              <w:pStyle w:val="ListParagraph"/>
              <w:numPr>
                <w:ilvl w:val="0"/>
                <w:numId w:val="27"/>
              </w:numPr>
              <w:rPr>
                <w:ins w:id="452" w:author="Valvi, Ajay" w:date="2020-06-24T14:43:00Z"/>
                <w:rFonts w:ascii="Century Gothic" w:hAnsi="Century Gothic"/>
                <w:color w:val="auto"/>
                <w:sz w:val="20"/>
                <w:szCs w:val="24"/>
                <w:lang w:eastAsia="zh-CN" w:bidi="gu-IN"/>
              </w:rPr>
            </w:pPr>
            <w:ins w:id="453" w:author="Valvi, Ajay" w:date="2020-06-24T14:43:00Z">
              <w:r w:rsidRPr="00FE6EFA">
                <w:rPr>
                  <w:rFonts w:ascii="Century Gothic" w:hAnsi="Century Gothic"/>
                  <w:lang w:bidi="gu-IN"/>
                </w:rPr>
                <w:t>S</w:t>
              </w:r>
              <w:r w:rsidRPr="00FE6EFA">
                <w:rPr>
                  <w:rFonts w:ascii="Century Gothic" w:hAnsi="Century Gothic"/>
                  <w:color w:val="auto"/>
                  <w:sz w:val="20"/>
                  <w:szCs w:val="24"/>
                  <w:lang w:eastAsia="zh-CN" w:bidi="gu-IN"/>
                </w:rPr>
                <w:t>plit compressors by 50K chunks which means 4 TWX instances in HA for ingestion (4 alive + 4 sleeping)</w:t>
              </w:r>
            </w:ins>
          </w:p>
          <w:p w14:paraId="7AAB85F0" w14:textId="77777777" w:rsidR="00BB3D2B" w:rsidRPr="00FE6EFA" w:rsidRDefault="00BB3D2B" w:rsidP="00E557F6">
            <w:pPr>
              <w:pStyle w:val="ListParagraph"/>
              <w:numPr>
                <w:ilvl w:val="0"/>
                <w:numId w:val="27"/>
              </w:numPr>
              <w:rPr>
                <w:ins w:id="454" w:author="Valvi, Ajay" w:date="2020-06-24T14:43:00Z"/>
                <w:rFonts w:ascii="Century Gothic" w:hAnsi="Century Gothic"/>
                <w:color w:val="auto"/>
                <w:sz w:val="20"/>
                <w:szCs w:val="24"/>
                <w:lang w:eastAsia="zh-CN" w:bidi="gu-IN"/>
              </w:rPr>
            </w:pPr>
            <w:ins w:id="455" w:author="Valvi, Ajay" w:date="2020-06-24T14:43:00Z">
              <w:r w:rsidRPr="00FE6EFA">
                <w:rPr>
                  <w:rFonts w:ascii="Century Gothic" w:hAnsi="Century Gothic"/>
                  <w:color w:val="auto"/>
                  <w:sz w:val="20"/>
                  <w:szCs w:val="24"/>
                  <w:lang w:eastAsia="zh-CN" w:bidi="gu-IN"/>
                </w:rPr>
                <w:t>1 TWX HA (1 sleeping + 1 alive) instance for UI purposes to serve mashups to the users with stats about their account, traffic, cost, assets etc. This TWX will query the TWX ingestion server that manages the logged user</w:t>
              </w:r>
            </w:ins>
          </w:p>
          <w:p w14:paraId="213E453F" w14:textId="77777777" w:rsidR="00BB3D2B" w:rsidRPr="00FE6EFA" w:rsidRDefault="00BB3D2B" w:rsidP="00E557F6">
            <w:pPr>
              <w:pStyle w:val="ListParagraph"/>
              <w:numPr>
                <w:ilvl w:val="0"/>
                <w:numId w:val="27"/>
              </w:numPr>
              <w:rPr>
                <w:ins w:id="456" w:author="Valvi, Ajay" w:date="2020-06-24T14:43:00Z"/>
                <w:rFonts w:ascii="Century Gothic" w:hAnsi="Century Gothic"/>
                <w:color w:val="auto"/>
                <w:sz w:val="20"/>
                <w:szCs w:val="24"/>
                <w:lang w:eastAsia="zh-CN" w:bidi="gu-IN"/>
              </w:rPr>
            </w:pPr>
            <w:ins w:id="457" w:author="Valvi, Ajay" w:date="2020-06-24T14:43:00Z">
              <w:r w:rsidRPr="00FE6EFA">
                <w:rPr>
                  <w:rFonts w:ascii="Century Gothic" w:hAnsi="Century Gothic"/>
                  <w:color w:val="auto"/>
                  <w:sz w:val="20"/>
                  <w:szCs w:val="24"/>
                  <w:lang w:eastAsia="zh-CN" w:bidi="gu-IN"/>
                </w:rPr>
                <w:t>Each TWX ingestion will speak with 5 connection servers, each connection server will speak with 50K compressors things = 5 connection servers</w:t>
              </w:r>
            </w:ins>
          </w:p>
          <w:p w14:paraId="6CF33B81" w14:textId="77777777" w:rsidR="00BB3D2B" w:rsidRPr="00FE6EFA" w:rsidRDefault="00BB3D2B" w:rsidP="00E557F6">
            <w:pPr>
              <w:pStyle w:val="ListParagraph"/>
              <w:numPr>
                <w:ilvl w:val="0"/>
                <w:numId w:val="27"/>
              </w:numPr>
              <w:rPr>
                <w:ins w:id="458" w:author="Valvi, Ajay" w:date="2020-06-24T14:43:00Z"/>
                <w:rFonts w:ascii="Century Gothic" w:hAnsi="Century Gothic"/>
                <w:color w:val="auto"/>
                <w:sz w:val="20"/>
                <w:szCs w:val="24"/>
                <w:lang w:eastAsia="zh-CN" w:bidi="gu-IN"/>
              </w:rPr>
            </w:pPr>
            <w:ins w:id="459" w:author="Valvi, Ajay" w:date="2020-06-24T14:43:00Z">
              <w:r w:rsidRPr="00FE6EFA">
                <w:rPr>
                  <w:rFonts w:ascii="Century Gothic" w:hAnsi="Century Gothic"/>
                  <w:color w:val="auto"/>
                  <w:sz w:val="20"/>
                  <w:szCs w:val="24"/>
                  <w:lang w:eastAsia="zh-CN" w:bidi="gu-IN"/>
                </w:rPr>
                <w:t>1 TWX admin for admin purposes to see system stats, connected users, problems and alerts and to allocate edges to CS load balancers as more edges on board and more CS are added until 200k assets</w:t>
              </w:r>
            </w:ins>
          </w:p>
          <w:p w14:paraId="4A3EB7DA" w14:textId="77777777" w:rsidR="00BB3D2B" w:rsidRPr="00FE6EFA" w:rsidRDefault="00BB3D2B" w:rsidP="00E557F6">
            <w:pPr>
              <w:pStyle w:val="ListParagraph"/>
              <w:numPr>
                <w:ilvl w:val="0"/>
                <w:numId w:val="27"/>
              </w:numPr>
              <w:rPr>
                <w:ins w:id="460" w:author="Valvi, Ajay" w:date="2020-06-24T14:43:00Z"/>
                <w:rFonts w:ascii="Century Gothic" w:hAnsi="Century Gothic"/>
                <w:color w:val="auto"/>
                <w:sz w:val="20"/>
                <w:szCs w:val="24"/>
                <w:lang w:eastAsia="zh-CN" w:bidi="gu-IN"/>
              </w:rPr>
            </w:pPr>
            <w:ins w:id="461" w:author="Valvi, Ajay" w:date="2020-06-24T14:43:00Z">
              <w:r w:rsidRPr="00FE6EFA">
                <w:rPr>
                  <w:rFonts w:ascii="Century Gothic" w:hAnsi="Century Gothic"/>
                  <w:color w:val="auto"/>
                  <w:sz w:val="20"/>
                  <w:szCs w:val="24"/>
                  <w:lang w:eastAsia="zh-CN" w:bidi="gu-IN"/>
                </w:rPr>
                <w:t>1 Load balancer between each 50k edges and 5 Conn.Server  = 4 Conn Server load balancers in total</w:t>
              </w:r>
            </w:ins>
          </w:p>
          <w:p w14:paraId="632006ED" w14:textId="77777777" w:rsidR="00BB3D2B" w:rsidRPr="00FE6EFA" w:rsidRDefault="00BB3D2B" w:rsidP="00E557F6">
            <w:pPr>
              <w:pStyle w:val="ListParagraph"/>
              <w:numPr>
                <w:ilvl w:val="0"/>
                <w:numId w:val="27"/>
              </w:numPr>
              <w:rPr>
                <w:ins w:id="462" w:author="Valvi, Ajay" w:date="2020-06-24T14:43:00Z"/>
                <w:rFonts w:ascii="Century Gothic" w:hAnsi="Century Gothic"/>
                <w:color w:val="auto"/>
                <w:sz w:val="20"/>
                <w:szCs w:val="24"/>
                <w:lang w:eastAsia="zh-CN" w:bidi="gu-IN"/>
              </w:rPr>
            </w:pPr>
            <w:ins w:id="463" w:author="Valvi, Ajay" w:date="2020-06-24T14:43:00Z">
              <w:r w:rsidRPr="00FE6EFA">
                <w:rPr>
                  <w:rFonts w:ascii="Century Gothic" w:hAnsi="Century Gothic"/>
                  <w:color w:val="auto"/>
                  <w:sz w:val="20"/>
                  <w:szCs w:val="24"/>
                  <w:lang w:eastAsia="zh-CN" w:bidi="gu-IN"/>
                </w:rPr>
                <w:t>1 Load balancer between a TWX alive and TWX sleeping = 4 ThingWorx load balancers in total</w:t>
              </w:r>
            </w:ins>
          </w:p>
          <w:p w14:paraId="5EB69F0B" w14:textId="77777777" w:rsidR="00BB3D2B" w:rsidRPr="00FE6EFA" w:rsidRDefault="00BB3D2B" w:rsidP="00E557F6">
            <w:pPr>
              <w:pStyle w:val="ListParagraph"/>
              <w:numPr>
                <w:ilvl w:val="0"/>
                <w:numId w:val="27"/>
              </w:numPr>
              <w:rPr>
                <w:ins w:id="464" w:author="Valvi, Ajay" w:date="2020-06-24T14:43:00Z"/>
                <w:rFonts w:ascii="Century Gothic" w:hAnsi="Century Gothic"/>
                <w:color w:val="auto"/>
                <w:sz w:val="20"/>
                <w:szCs w:val="24"/>
                <w:lang w:eastAsia="zh-CN" w:bidi="gu-IN"/>
              </w:rPr>
            </w:pPr>
            <w:ins w:id="465" w:author="Valvi, Ajay" w:date="2020-06-24T14:43:00Z">
              <w:r w:rsidRPr="00FE6EFA">
                <w:rPr>
                  <w:rFonts w:ascii="Century Gothic" w:hAnsi="Century Gothic"/>
                  <w:color w:val="auto"/>
                  <w:sz w:val="20"/>
                  <w:szCs w:val="24"/>
                  <w:lang w:eastAsia="zh-CN" w:bidi="gu-IN"/>
                </w:rPr>
                <w:t xml:space="preserve">1 CAS (Ping Federate) with 1 IdP and 1 LDAP (for HA mode) </w:t>
              </w:r>
            </w:ins>
          </w:p>
          <w:p w14:paraId="1F0046E2" w14:textId="77777777" w:rsidR="00BB3D2B" w:rsidRPr="00FE6EFA" w:rsidRDefault="00BB3D2B" w:rsidP="00E557F6">
            <w:pPr>
              <w:pStyle w:val="ListParagraph"/>
              <w:numPr>
                <w:ilvl w:val="0"/>
                <w:numId w:val="27"/>
              </w:numPr>
              <w:rPr>
                <w:ins w:id="466" w:author="Valvi, Ajay" w:date="2020-06-24T14:43:00Z"/>
                <w:rFonts w:ascii="Century Gothic" w:hAnsi="Century Gothic"/>
                <w:color w:val="auto"/>
                <w:sz w:val="20"/>
                <w:szCs w:val="24"/>
                <w:lang w:eastAsia="zh-CN" w:bidi="gu-IN"/>
              </w:rPr>
            </w:pPr>
            <w:ins w:id="467" w:author="Valvi, Ajay" w:date="2020-06-24T14:43:00Z">
              <w:r w:rsidRPr="00FE6EFA">
                <w:rPr>
                  <w:rFonts w:ascii="Century Gothic" w:hAnsi="Century Gothic"/>
                  <w:color w:val="auto"/>
                  <w:sz w:val="20"/>
                  <w:szCs w:val="24"/>
                  <w:lang w:eastAsia="zh-CN" w:bidi="gu-IN"/>
                </w:rPr>
                <w:t>5 Zoo keeper nodes to monitor all 10 TWX instances</w:t>
              </w:r>
            </w:ins>
          </w:p>
          <w:p w14:paraId="68AC166E" w14:textId="77777777" w:rsidR="00BB3D2B" w:rsidRPr="00FE6EFA" w:rsidRDefault="00BB3D2B" w:rsidP="00E557F6">
            <w:pPr>
              <w:pStyle w:val="ListParagraph"/>
              <w:numPr>
                <w:ilvl w:val="0"/>
                <w:numId w:val="27"/>
              </w:numPr>
              <w:rPr>
                <w:ins w:id="468" w:author="Valvi, Ajay" w:date="2020-06-24T14:43:00Z"/>
                <w:rFonts w:ascii="Century Gothic" w:hAnsi="Century Gothic"/>
                <w:color w:val="auto"/>
                <w:sz w:val="20"/>
                <w:szCs w:val="24"/>
                <w:lang w:eastAsia="zh-CN" w:bidi="gu-IN"/>
              </w:rPr>
            </w:pPr>
            <w:ins w:id="469" w:author="Valvi, Ajay" w:date="2020-06-24T14:43:00Z">
              <w:r w:rsidRPr="00FE6EFA">
                <w:rPr>
                  <w:rFonts w:ascii="Century Gothic" w:hAnsi="Century Gothic"/>
                  <w:color w:val="auto"/>
                  <w:sz w:val="20"/>
                  <w:szCs w:val="24"/>
                  <w:lang w:eastAsia="zh-CN" w:bidi="gu-IN"/>
                </w:rPr>
                <w:t>3 PostgreSQL server to host 5 thing model schemas each (HA) for 4 alive ingestion ThingWorx and 1 alive UI Thingworx</w:t>
              </w:r>
            </w:ins>
          </w:p>
          <w:p w14:paraId="2CE55AFF" w14:textId="77777777" w:rsidR="00BB3D2B" w:rsidRPr="00FE6EFA" w:rsidRDefault="00BB3D2B" w:rsidP="00E557F6">
            <w:pPr>
              <w:pStyle w:val="ListParagraph"/>
              <w:numPr>
                <w:ilvl w:val="0"/>
                <w:numId w:val="27"/>
              </w:numPr>
              <w:rPr>
                <w:ins w:id="470" w:author="Valvi, Ajay" w:date="2020-06-24T14:43:00Z"/>
                <w:rFonts w:ascii="Century Gothic" w:hAnsi="Century Gothic"/>
                <w:color w:val="auto"/>
                <w:sz w:val="20"/>
                <w:szCs w:val="24"/>
                <w:lang w:eastAsia="zh-CN" w:bidi="gu-IN"/>
              </w:rPr>
            </w:pPr>
            <w:ins w:id="471" w:author="Valvi, Ajay" w:date="2020-06-24T14:43:00Z">
              <w:r w:rsidRPr="00FE6EFA">
                <w:rPr>
                  <w:rFonts w:ascii="Century Gothic" w:hAnsi="Century Gothic"/>
                  <w:color w:val="auto"/>
                  <w:sz w:val="20"/>
                  <w:szCs w:val="24"/>
                  <w:lang w:eastAsia="zh-CN" w:bidi="gu-IN"/>
                </w:rPr>
                <w:t>3 PGPool hosted in TWX VMs sleeping or separately (small HW)</w:t>
              </w:r>
            </w:ins>
          </w:p>
          <w:p w14:paraId="75E0A4BA" w14:textId="77777777" w:rsidR="00BB3D2B" w:rsidRPr="005C30D6" w:rsidRDefault="00BB3D2B" w:rsidP="00E557F6">
            <w:pPr>
              <w:pStyle w:val="ListParagraph"/>
              <w:numPr>
                <w:ilvl w:val="0"/>
                <w:numId w:val="27"/>
              </w:numPr>
              <w:rPr>
                <w:ins w:id="472" w:author="Valvi, Ajay" w:date="2020-06-24T14:43:00Z"/>
                <w:rFonts w:ascii="Century Gothic" w:hAnsi="Century Gothic"/>
                <w:color w:val="auto"/>
                <w:sz w:val="20"/>
                <w:szCs w:val="24"/>
                <w:lang w:eastAsia="zh-CN" w:bidi="gu-IN"/>
              </w:rPr>
            </w:pPr>
            <w:ins w:id="473" w:author="Valvi, Ajay" w:date="2020-06-24T14:43:00Z">
              <w:r w:rsidRPr="00FE6EFA">
                <w:rPr>
                  <w:rFonts w:ascii="Century Gothic" w:hAnsi="Century Gothic"/>
                  <w:color w:val="auto"/>
                  <w:sz w:val="20"/>
                  <w:szCs w:val="24"/>
                  <w:lang w:eastAsia="zh-CN" w:bidi="gu-IN"/>
                </w:rPr>
                <w:t>1 file storage system to host repositories for all 5 alive TWX Instances</w:t>
              </w:r>
            </w:ins>
          </w:p>
          <w:p w14:paraId="461C6756" w14:textId="77777777" w:rsidR="00BB3D2B" w:rsidRDefault="00BB3D2B" w:rsidP="00E557F6">
            <w:pPr>
              <w:pStyle w:val="ListParagraph"/>
              <w:numPr>
                <w:ilvl w:val="0"/>
                <w:numId w:val="27"/>
              </w:numPr>
              <w:rPr>
                <w:ins w:id="474" w:author="Valvi, Ajay" w:date="2020-06-24T14:43:00Z"/>
                <w:rFonts w:ascii="Century Gothic" w:hAnsi="Century Gothic"/>
                <w:highlight w:val="yellow"/>
                <w:lang w:bidi="gu-IN"/>
              </w:rPr>
            </w:pPr>
            <w:ins w:id="475" w:author="Valvi, Ajay" w:date="2020-06-24T14:43:00Z">
              <w:r w:rsidRPr="005C30D6">
                <w:rPr>
                  <w:rFonts w:ascii="Century Gothic" w:hAnsi="Century Gothic"/>
                  <w:color w:val="auto"/>
                  <w:sz w:val="20"/>
                  <w:szCs w:val="24"/>
                  <w:lang w:eastAsia="zh-CN" w:bidi="gu-IN"/>
                </w:rPr>
                <w:t>1 archive DB to store value stream data older than 1 year</w:t>
              </w:r>
            </w:ins>
          </w:p>
        </w:tc>
      </w:tr>
    </w:tbl>
    <w:p w14:paraId="20B8D75C" w14:textId="77777777" w:rsidR="00BB3D2B" w:rsidRPr="008C72A3" w:rsidRDefault="00BB3D2B" w:rsidP="00BB3D2B">
      <w:pPr>
        <w:pStyle w:val="Body"/>
        <w:rPr>
          <w:ins w:id="476" w:author="Valvi, Ajay" w:date="2020-06-24T14:43:00Z"/>
          <w:rFonts w:ascii="Century Gothic" w:hAnsi="Century Gothic"/>
          <w:highlight w:val="yellow"/>
          <w:lang w:bidi="gu-IN"/>
        </w:rPr>
      </w:pPr>
    </w:p>
    <w:p w14:paraId="640153E8" w14:textId="77777777" w:rsidR="00BB3D2B" w:rsidRPr="00BB3D2B" w:rsidRDefault="00BB3D2B" w:rsidP="00BB3D2B">
      <w:pPr>
        <w:rPr>
          <w:rFonts w:ascii="Century Gothic" w:eastAsia="SimSun" w:hAnsi="Century Gothic" w:cs="Times New Roman"/>
          <w:sz w:val="20"/>
          <w:lang w:eastAsia="zh-CN"/>
          <w:rPrChange w:id="477" w:author="Valvi, Ajay" w:date="2020-06-24T14:43:00Z">
            <w:rPr/>
          </w:rPrChange>
        </w:rPr>
        <w:pPrChange w:id="478" w:author="Valvi, Ajay" w:date="2020-06-24T14:43:00Z">
          <w:pPr>
            <w:pStyle w:val="Body"/>
          </w:pPr>
        </w:pPrChange>
      </w:pPr>
    </w:p>
    <w:sectPr w:rsidR="00BB3D2B" w:rsidRPr="00BB3D2B" w:rsidSect="006B6B46">
      <w:footerReference w:type="default" r:id="rId54"/>
      <w:pgSz w:w="12240" w:h="15840"/>
      <w:pgMar w:top="1440" w:right="720" w:bottom="1440" w:left="720" w:header="720" w:footer="720"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 w:author="Kiran Kumar Jasti" w:date="2020-03-12T11:07:00Z" w:initials="KKJ">
    <w:p w14:paraId="68159A7B" w14:textId="29AD7037" w:rsidR="008E3CA5" w:rsidRDefault="008E3CA5">
      <w:pPr>
        <w:pStyle w:val="CommentText"/>
      </w:pPr>
      <w:r>
        <w:rPr>
          <w:rStyle w:val="CommentReference"/>
        </w:rPr>
        <w:annotationRef/>
      </w:r>
      <w:r>
        <w:t>In the future we may have parameters from other sources coming over Modbus which pours down to common thing in Gateway. Need to consider</w:t>
      </w:r>
    </w:p>
  </w:comment>
  <w:comment w:id="45" w:author="Kiran Kumar Jasti" w:date="2020-03-12T11:14:00Z" w:initials="KKJ">
    <w:p w14:paraId="7DB6BE3A" w14:textId="22CF06BC" w:rsidR="008E3CA5" w:rsidRDefault="008E3CA5">
      <w:pPr>
        <w:pStyle w:val="CommentText"/>
      </w:pPr>
      <w:r>
        <w:rPr>
          <w:rStyle w:val="CommentReference"/>
        </w:rPr>
        <w:annotationRef/>
      </w:r>
      <w:r w:rsidRPr="00782318">
        <w:rPr>
          <w:b/>
          <w:u w:val="single"/>
        </w:rPr>
        <w:t>Challenge:</w:t>
      </w:r>
      <w:r>
        <w:t xml:space="preserve"> Managing variants of these scale becomes a mammoth task. Variants shall only increase. Need to arrive some solution (Like configuration program…) wherein program remains the same and config file changes based on variant</w:t>
      </w:r>
    </w:p>
  </w:comment>
  <w:comment w:id="46" w:author="Kiran Kumar Jasti" w:date="2020-03-12T11:19:00Z" w:initials="KKJ">
    <w:p w14:paraId="7B4215C9" w14:textId="595256D7" w:rsidR="008E3CA5" w:rsidRDefault="008E3CA5">
      <w:pPr>
        <w:pStyle w:val="CommentText"/>
      </w:pPr>
      <w:r>
        <w:rPr>
          <w:rStyle w:val="CommentReference"/>
        </w:rPr>
        <w:annotationRef/>
      </w:r>
      <w:r>
        <w:t>ELGi shall provide info by 16</w:t>
      </w:r>
      <w:r w:rsidRPr="00782318">
        <w:rPr>
          <w:vertAlign w:val="superscript"/>
        </w:rPr>
        <w:t>th</w:t>
      </w:r>
      <w:r>
        <w:t xml:space="preserve"> Mar’20</w:t>
      </w:r>
    </w:p>
  </w:comment>
  <w:comment w:id="59" w:author="Kiran Kumar Jasti" w:date="2020-03-12T11:22:00Z" w:initials="KKJ">
    <w:p w14:paraId="5030FC80" w14:textId="27D71A24" w:rsidR="008E3CA5" w:rsidRDefault="008E3CA5">
      <w:pPr>
        <w:pStyle w:val="CommentText"/>
      </w:pPr>
      <w:r>
        <w:rPr>
          <w:rStyle w:val="CommentReference"/>
        </w:rPr>
        <w:annotationRef/>
      </w:r>
      <w:r>
        <w:t>PTC shall be responsible in providing CSDK that caters the need of ‘thing’ architecture (For all variants)</w:t>
      </w:r>
    </w:p>
  </w:comment>
  <w:comment w:id="60" w:author="Kiran Kumar Jasti" w:date="2020-03-12T11:24:00Z" w:initials="KKJ">
    <w:p w14:paraId="0212A8C1" w14:textId="6578DE4E" w:rsidR="008E3CA5" w:rsidRDefault="008E3CA5">
      <w:pPr>
        <w:pStyle w:val="CommentText"/>
      </w:pPr>
      <w:r>
        <w:rPr>
          <w:rStyle w:val="CommentReference"/>
        </w:rPr>
        <w:annotationRef/>
      </w:r>
      <w:r>
        <w:t>Responsibility of PTC</w:t>
      </w:r>
    </w:p>
  </w:comment>
  <w:comment w:id="61" w:author="Kiran Kumar Jasti" w:date="2020-03-12T11:27:00Z" w:initials="KKJ">
    <w:p w14:paraId="082F0C0B" w14:textId="2C85DE12" w:rsidR="008E3CA5" w:rsidRDefault="008E3CA5">
      <w:pPr>
        <w:pStyle w:val="CommentText"/>
      </w:pPr>
      <w:r>
        <w:rPr>
          <w:rStyle w:val="CommentReference"/>
        </w:rPr>
        <w:annotationRef/>
      </w:r>
      <w:r>
        <w:t>App-Key shall be programmed in Gateway and not in Neuron</w:t>
      </w:r>
    </w:p>
  </w:comment>
  <w:comment w:id="62" w:author="Kiran Kumar Jasti" w:date="2020-03-12T14:17:00Z" w:initials="KKJ">
    <w:p w14:paraId="7DA8D323" w14:textId="519C29D8" w:rsidR="008E3CA5" w:rsidRDefault="008E3CA5">
      <w:pPr>
        <w:pStyle w:val="CommentText"/>
      </w:pPr>
      <w:r>
        <w:rPr>
          <w:rStyle w:val="CommentReference"/>
        </w:rPr>
        <w:annotationRef/>
      </w:r>
      <w:r>
        <w:t>Where would Mapping file of MODBUS be kept? Is it in FTP or TWX?</w:t>
      </w:r>
    </w:p>
  </w:comment>
  <w:comment w:id="63" w:author="Kiran Kumar Jasti" w:date="2020-03-12T11:49:00Z" w:initials="KKJ">
    <w:p w14:paraId="7DCD603C" w14:textId="70FD8CCE" w:rsidR="008E3CA5" w:rsidRDefault="008E3CA5">
      <w:pPr>
        <w:pStyle w:val="CommentText"/>
      </w:pPr>
      <w:r>
        <w:rPr>
          <w:rStyle w:val="CommentReference"/>
        </w:rPr>
        <w:annotationRef/>
      </w:r>
      <w:r>
        <w:t>Is the process for onboarding of Gateway universally applicable/acceptable? ELGi finds this to be complicated depending on several systems. As an industrial product when machines are running on assembly line, this needs to be completed seamlessly in stipulated time period.</w:t>
      </w:r>
    </w:p>
  </w:comment>
  <w:comment w:id="64" w:author="Kiran Kumar Jasti" w:date="2020-03-12T11:30:00Z" w:initials="KKJ">
    <w:p w14:paraId="26A52BDC" w14:textId="5B31761D" w:rsidR="008E3CA5" w:rsidRDefault="008E3CA5">
      <w:pPr>
        <w:pStyle w:val="CommentText"/>
      </w:pPr>
      <w:r>
        <w:rPr>
          <w:rStyle w:val="CommentReference"/>
        </w:rPr>
        <w:annotationRef/>
      </w:r>
      <w:r>
        <w:t>If attempt to ELGi PLM fails, 3 or more attempts to be immediately done. Thereafter, process to be repeated once in every 2hours or manual trigger feasibility whenever needed. Additionally there shall be option for entering information through TWX platform under admin login</w:t>
      </w:r>
    </w:p>
  </w:comment>
  <w:comment w:id="66" w:author="Kiran Kumar Jasti" w:date="2020-03-12T12:03:00Z" w:initials="KKJ">
    <w:p w14:paraId="0BB5031A" w14:textId="33CDABF7" w:rsidR="008E3CA5" w:rsidRDefault="008E3CA5">
      <w:pPr>
        <w:pStyle w:val="CommentText"/>
      </w:pPr>
      <w:r>
        <w:rPr>
          <w:rStyle w:val="CommentReference"/>
        </w:rPr>
        <w:annotationRef/>
      </w:r>
      <w:r>
        <w:t>When a ‘C’ variant is converted to ‘CV’ after commissioning, machine type to be updated in CRM. TWX platform should be able to capture this change and update CSDK in Gateway accordingly</w:t>
      </w:r>
    </w:p>
  </w:comment>
  <w:comment w:id="67" w:author="Kiran Kumar Jasti" w:date="2020-03-12T12:42:00Z" w:initials="KKJ">
    <w:p w14:paraId="122CC196" w14:textId="7E4D9D81" w:rsidR="008E3CA5" w:rsidRDefault="008E3CA5">
      <w:pPr>
        <w:pStyle w:val="CommentText"/>
      </w:pPr>
      <w:r>
        <w:rPr>
          <w:rStyle w:val="CommentReference"/>
        </w:rPr>
        <w:annotationRef/>
      </w:r>
      <w:r>
        <w:t>Not available at onboarding</w:t>
      </w:r>
    </w:p>
  </w:comment>
  <w:comment w:id="68" w:author="Kiran Kumar Jasti" w:date="2020-03-12T12:41:00Z" w:initials="KKJ">
    <w:p w14:paraId="666F64B9" w14:textId="5FBBBD24" w:rsidR="008E3CA5" w:rsidRDefault="008E3CA5">
      <w:pPr>
        <w:pStyle w:val="CommentText"/>
      </w:pPr>
      <w:r>
        <w:rPr>
          <w:rStyle w:val="CommentReference"/>
        </w:rPr>
        <w:annotationRef/>
      </w:r>
      <w:r>
        <w:t>Not available at onboarding</w:t>
      </w:r>
    </w:p>
  </w:comment>
  <w:comment w:id="69" w:author="Kiran Kumar Jasti" w:date="2020-03-12T14:12:00Z" w:initials="KKJ">
    <w:p w14:paraId="744AF4A0" w14:textId="1D69C49F" w:rsidR="008E3CA5" w:rsidRDefault="008E3CA5">
      <w:pPr>
        <w:pStyle w:val="CommentText"/>
      </w:pPr>
      <w:r>
        <w:rPr>
          <w:rStyle w:val="CommentReference"/>
        </w:rPr>
        <w:annotationRef/>
      </w:r>
      <w:r>
        <w:t>What does a MODBUS file mean? Is it complete firmware or just a configuration file like CSV?</w:t>
      </w:r>
    </w:p>
  </w:comment>
  <w:comment w:id="74" w:author="Kiran Kumar Jasti" w:date="2020-03-12T14:20:00Z" w:initials="KKJ">
    <w:p w14:paraId="6EFE19C9" w14:textId="4100721D" w:rsidR="008E3CA5" w:rsidRDefault="008E3CA5">
      <w:pPr>
        <w:pStyle w:val="CommentText"/>
      </w:pPr>
      <w:r>
        <w:rPr>
          <w:rStyle w:val="CommentReference"/>
        </w:rPr>
        <w:annotationRef/>
      </w:r>
      <w:r>
        <w:t>Very critical function. Need more details in to it</w:t>
      </w:r>
    </w:p>
  </w:comment>
  <w:comment w:id="75" w:author="Kiran Kumar Jasti" w:date="2020-03-12T14:20:00Z" w:initials="KKJ">
    <w:p w14:paraId="4926AC7C" w14:textId="6F5B22BD" w:rsidR="008E3CA5" w:rsidRDefault="008E3CA5">
      <w:pPr>
        <w:pStyle w:val="CommentText"/>
      </w:pPr>
      <w:r>
        <w:rPr>
          <w:rStyle w:val="CommentReference"/>
        </w:rPr>
        <w:annotationRef/>
      </w:r>
      <w:r>
        <w:t>PTC to share document on available features in to it</w:t>
      </w:r>
    </w:p>
  </w:comment>
  <w:comment w:id="77" w:author="Kiran Kumar Jasti" w:date="2020-03-12T14:23:00Z" w:initials="KKJ">
    <w:p w14:paraId="6D0A5FAE" w14:textId="0806B19F" w:rsidR="008E3CA5" w:rsidRDefault="008E3CA5">
      <w:pPr>
        <w:pStyle w:val="CommentText"/>
      </w:pPr>
      <w:r>
        <w:rPr>
          <w:rStyle w:val="CommentReference"/>
        </w:rPr>
        <w:annotationRef/>
      </w:r>
      <w:r>
        <w:t>Any Standard screen available as part of PTC platform? Please share</w:t>
      </w:r>
    </w:p>
  </w:comment>
  <w:comment w:id="79" w:author="Kiran Kumar Jasti" w:date="2020-03-12T14:26:00Z" w:initials="KKJ">
    <w:p w14:paraId="448B5417" w14:textId="2C1156DC" w:rsidR="008E3CA5" w:rsidRDefault="008E3CA5">
      <w:pPr>
        <w:pStyle w:val="CommentText"/>
      </w:pPr>
      <w:r>
        <w:rPr>
          <w:rStyle w:val="CommentReference"/>
        </w:rPr>
        <w:annotationRef/>
      </w:r>
      <w:r>
        <w:t>Rules shall be changed very often (Addition, deletion or logic change). PTC to give boundary conditions on number and type of rules which otherwise shall impact on performance and cost</w:t>
      </w:r>
    </w:p>
  </w:comment>
  <w:comment w:id="83" w:author="Kiran Kumar Jasti" w:date="2020-03-12T14:25:00Z" w:initials="KKJ">
    <w:p w14:paraId="303DF52A" w14:textId="77777777" w:rsidR="008E3CA5" w:rsidRDefault="008E3CA5">
      <w:pPr>
        <w:pStyle w:val="CommentText"/>
      </w:pPr>
      <w:r>
        <w:rPr>
          <w:rStyle w:val="CommentReference"/>
        </w:rPr>
        <w:annotationRef/>
      </w:r>
      <w:r>
        <w:t>This is not finalized yet and to have high level of flexibility. Please let us know on boundary conditions and effects of flexibility</w:t>
      </w:r>
    </w:p>
    <w:p w14:paraId="53F30B6C" w14:textId="77777777" w:rsidR="008E3CA5" w:rsidRDefault="008E3CA5">
      <w:pPr>
        <w:pStyle w:val="CommentText"/>
      </w:pPr>
    </w:p>
    <w:p w14:paraId="03D8C6AE" w14:textId="6C2BF9E7" w:rsidR="008E3CA5" w:rsidRDefault="008E3CA5">
      <w:pPr>
        <w:pStyle w:val="CommentText"/>
      </w:pPr>
      <w:r>
        <w:t>ELGi shall revert back with next version of Hierarchy levels by 20</w:t>
      </w:r>
      <w:r w:rsidRPr="00141A0C">
        <w:rPr>
          <w:vertAlign w:val="superscript"/>
        </w:rPr>
        <w:t>th</w:t>
      </w:r>
      <w:r>
        <w:t xml:space="preserve"> March</w:t>
      </w:r>
    </w:p>
  </w:comment>
  <w:comment w:id="86" w:author="Kiran Kumar Jasti" w:date="2020-03-12T14:31:00Z" w:initials="KKJ">
    <w:p w14:paraId="6E1EF8BE" w14:textId="7D9454F2" w:rsidR="008E3CA5" w:rsidRDefault="008E3CA5">
      <w:pPr>
        <w:pStyle w:val="CommentText"/>
      </w:pPr>
      <w:r>
        <w:rPr>
          <w:rStyle w:val="CommentReference"/>
        </w:rPr>
        <w:annotationRef/>
      </w:r>
      <w:r>
        <w:t>Possible automations to be executed. Ex., if a role is not available in a specific country, info has to flow to next higher level in the hierarchy</w:t>
      </w:r>
    </w:p>
  </w:comment>
  <w:comment w:id="87" w:author="Kiran Kumar Jasti" w:date="2020-03-12T14:33:00Z" w:initials="KKJ">
    <w:p w14:paraId="54CB360F" w14:textId="3FDAEA47" w:rsidR="008E3CA5" w:rsidRDefault="008E3CA5">
      <w:pPr>
        <w:pStyle w:val="CommentText"/>
      </w:pPr>
      <w:r>
        <w:rPr>
          <w:rStyle w:val="CommentReference"/>
        </w:rPr>
        <w:annotationRef/>
      </w:r>
      <w:r>
        <w:t>API’s to be given by PTC</w:t>
      </w:r>
    </w:p>
  </w:comment>
  <w:comment w:id="89" w:author="Kiran Kumar Jasti" w:date="2020-03-12T14:36:00Z" w:initials="KKJ">
    <w:p w14:paraId="23B45633" w14:textId="77777777" w:rsidR="008E3CA5" w:rsidRDefault="008E3CA5">
      <w:pPr>
        <w:pStyle w:val="CommentText"/>
      </w:pPr>
      <w:r>
        <w:rPr>
          <w:rStyle w:val="CommentReference"/>
        </w:rPr>
        <w:annotationRef/>
      </w:r>
    </w:p>
    <w:p w14:paraId="4C5A75AB" w14:textId="585B9B8C" w:rsidR="008E3CA5" w:rsidRDefault="008E3CA5">
      <w:pPr>
        <w:pStyle w:val="CommentText"/>
      </w:pPr>
      <w:r>
        <w:t xml:space="preserve">Methods that PTC deploy for understanding error conditions such that ELGi systems are not getting effected (ex., continues unwanted flow of data from TWX to CRM/CCS/LN…) </w:t>
      </w:r>
    </w:p>
    <w:p w14:paraId="70FDCDA4" w14:textId="77777777" w:rsidR="008E3CA5" w:rsidRDefault="008E3CA5">
      <w:pPr>
        <w:pStyle w:val="CommentText"/>
      </w:pPr>
    </w:p>
    <w:p w14:paraId="53C6EF08" w14:textId="6523AE74" w:rsidR="008E3CA5" w:rsidRDefault="008E3CA5">
      <w:pPr>
        <w:pStyle w:val="CommentText"/>
      </w:pPr>
      <w:r>
        <w:t>How secure is the connection between TWX to ELGi servers?</w:t>
      </w:r>
    </w:p>
  </w:comment>
  <w:comment w:id="91" w:author="Kiran Kumar Jasti" w:date="2020-03-12T14:40:00Z" w:initials="KKJ">
    <w:p w14:paraId="4D6B2C77" w14:textId="052A09C7" w:rsidR="008E3CA5" w:rsidRDefault="008E3CA5">
      <w:pPr>
        <w:pStyle w:val="CommentText"/>
      </w:pPr>
      <w:r>
        <w:rPr>
          <w:rStyle w:val="CommentReference"/>
        </w:rPr>
        <w:annotationRef/>
      </w:r>
      <w:r>
        <w:t>What if FAB number doesn’t exist ?</w:t>
      </w:r>
    </w:p>
  </w:comment>
  <w:comment w:id="92" w:author="Kalimuthu C" w:date="2020-03-16T10:13:00Z" w:initials="K">
    <w:p w14:paraId="7CA798B6" w14:textId="731E41DD" w:rsidR="008E3CA5" w:rsidRDefault="008E3CA5">
      <w:pPr>
        <w:pStyle w:val="CommentText"/>
      </w:pPr>
      <w:r>
        <w:rPr>
          <w:rStyle w:val="CommentReference"/>
        </w:rPr>
        <w:annotationRef/>
      </w:r>
      <w:r w:rsidRPr="009B5652">
        <w:rPr>
          <w:rFonts w:ascii="Century Gothic" w:eastAsia="Arial Unicode MS" w:hAnsi="Century Gothic" w:cs="Arial Unicode MS"/>
          <w:highlight w:val="yellow"/>
        </w:rPr>
        <w:t>LN will provide the API. PTC should consume based on the input parameter, ie Fab number</w:t>
      </w:r>
    </w:p>
  </w:comment>
  <w:comment w:id="94" w:author="Kalimuthu C" w:date="2020-03-16T10:14:00Z" w:initials="K">
    <w:p w14:paraId="78C26BAB" w14:textId="628F0496" w:rsidR="008E3CA5" w:rsidRDefault="008E3CA5">
      <w:pPr>
        <w:pStyle w:val="CommentText"/>
      </w:pPr>
      <w:r>
        <w:rPr>
          <w:rStyle w:val="CommentReference"/>
        </w:rPr>
        <w:annotationRef/>
      </w:r>
      <w:r>
        <w:rPr>
          <w:rFonts w:ascii="Century Gothic" w:eastAsia="Arial Unicode MS" w:hAnsi="Century Gothic" w:cs="Arial Unicode MS"/>
          <w:highlight w:val="yellow"/>
        </w:rPr>
        <w:t xml:space="preserve">CRM </w:t>
      </w:r>
      <w:r w:rsidRPr="008A7FB5">
        <w:rPr>
          <w:rFonts w:ascii="Century Gothic" w:eastAsia="Arial Unicode MS" w:hAnsi="Century Gothic" w:cs="Arial Unicode MS"/>
          <w:highlight w:val="yellow"/>
        </w:rPr>
        <w:t>to provide the API for PTC to send the Fab no</w:t>
      </w:r>
    </w:p>
  </w:comment>
  <w:comment w:id="95" w:author="Kalimuthu C" w:date="2020-03-16T10:14:00Z" w:initials="K">
    <w:p w14:paraId="0CFDADA1" w14:textId="77777777" w:rsidR="008E3CA5" w:rsidRDefault="008E3CA5" w:rsidP="00A2733A">
      <w:pPr>
        <w:pStyle w:val="Body"/>
      </w:pPr>
      <w:r>
        <w:rPr>
          <w:rStyle w:val="CommentReference"/>
        </w:rPr>
        <w:annotationRef/>
      </w:r>
      <w:r w:rsidRPr="008A7FB5">
        <w:rPr>
          <w:highlight w:val="yellow"/>
        </w:rPr>
        <w:t>PTC to provide API for CRM to send customer details after commissioning. This also applies fo</w:t>
      </w:r>
      <w:r>
        <w:rPr>
          <w:highlight w:val="yellow"/>
        </w:rPr>
        <w:t>r any change in customer/service engineer contact details</w:t>
      </w:r>
    </w:p>
    <w:p w14:paraId="384ACCF9" w14:textId="28A6404E" w:rsidR="008E3CA5" w:rsidRDefault="008E3CA5">
      <w:pPr>
        <w:pStyle w:val="CommentText"/>
      </w:pPr>
    </w:p>
  </w:comment>
  <w:comment w:id="96" w:author="Kalimuthu C" w:date="2020-03-16T10:15:00Z" w:initials="K">
    <w:p w14:paraId="0E9DF0DA" w14:textId="77777777" w:rsidR="008E3CA5" w:rsidRPr="001D26DF" w:rsidRDefault="008E3CA5" w:rsidP="00A2733A">
      <w:pPr>
        <w:rPr>
          <w:rFonts w:ascii="Century Gothic" w:hAnsi="Century Gothic"/>
          <w:sz w:val="20"/>
        </w:rPr>
      </w:pPr>
      <w:r>
        <w:rPr>
          <w:rStyle w:val="CommentReference"/>
        </w:rPr>
        <w:annotationRef/>
      </w:r>
      <w:r w:rsidRPr="008A7FB5">
        <w:rPr>
          <w:rFonts w:ascii="Century Gothic" w:hAnsi="Century Gothic"/>
          <w:sz w:val="20"/>
          <w:highlight w:val="yellow"/>
        </w:rPr>
        <w:t>IT will provide API based on the rules/algorithm finalized by business &amp; PTC</w:t>
      </w:r>
    </w:p>
    <w:p w14:paraId="0122EADE" w14:textId="3398F93A" w:rsidR="008E3CA5" w:rsidRDefault="008E3CA5">
      <w:pPr>
        <w:pStyle w:val="CommentText"/>
      </w:pPr>
    </w:p>
  </w:comment>
  <w:comment w:id="97" w:author="Kalimuthu C" w:date="2020-03-16T10:16:00Z" w:initials="K">
    <w:p w14:paraId="70E088F0" w14:textId="77777777" w:rsidR="008E3CA5" w:rsidRPr="008A7FB5" w:rsidRDefault="008E3CA5" w:rsidP="00A2733A">
      <w:pPr>
        <w:pStyle w:val="Body"/>
        <w:ind w:left="0" w:firstLine="567"/>
        <w:rPr>
          <w:rFonts w:ascii="Century Gothic" w:eastAsia="Cambria" w:hAnsi="Century Gothic" w:cs="Cambria"/>
          <w:lang w:eastAsia="en-US"/>
        </w:rPr>
      </w:pPr>
      <w:r>
        <w:rPr>
          <w:rStyle w:val="CommentReference"/>
        </w:rPr>
        <w:annotationRef/>
      </w:r>
      <w:r w:rsidRPr="00E62B1C">
        <w:rPr>
          <w:rFonts w:ascii="Century Gothic" w:eastAsia="Cambria" w:hAnsi="Century Gothic" w:cs="Cambria"/>
          <w:highlight w:val="yellow"/>
          <w:lang w:eastAsia="en-US"/>
        </w:rPr>
        <w:t>IT will provide API for PTC to send the credentials.</w:t>
      </w:r>
    </w:p>
    <w:p w14:paraId="5E1897F0" w14:textId="7089C892" w:rsidR="008E3CA5" w:rsidRDefault="008E3CA5">
      <w:pPr>
        <w:pStyle w:val="CommentText"/>
      </w:pPr>
    </w:p>
  </w:comment>
  <w:comment w:id="99" w:author="Kalimuthu C" w:date="2020-03-16T10:17:00Z" w:initials="K">
    <w:p w14:paraId="0CAE88CE" w14:textId="77777777" w:rsidR="008E3CA5" w:rsidRPr="00FF7F8C" w:rsidRDefault="008E3CA5" w:rsidP="00A2733A">
      <w:pPr>
        <w:ind w:left="720" w:firstLine="720"/>
        <w:rPr>
          <w:rFonts w:ascii="Century Gothic" w:hAnsi="Century Gothic"/>
          <w:sz w:val="20"/>
        </w:rPr>
      </w:pPr>
      <w:r>
        <w:rPr>
          <w:rStyle w:val="CommentReference"/>
        </w:rPr>
        <w:annotationRef/>
      </w:r>
      <w:r w:rsidRPr="008A7FB5">
        <w:rPr>
          <w:rFonts w:ascii="Century Gothic" w:eastAsia="Arial Unicode MS" w:hAnsi="Century Gothic" w:cs="Arial Unicode MS"/>
          <w:sz w:val="20"/>
          <w:highlight w:val="yellow"/>
        </w:rPr>
        <w:t>CCS to provide the API for PTC to send the Fab no</w:t>
      </w:r>
    </w:p>
    <w:p w14:paraId="1D9E4CF0" w14:textId="5CFA62D6" w:rsidR="008E3CA5" w:rsidRDefault="008E3CA5">
      <w:pPr>
        <w:pStyle w:val="CommentText"/>
      </w:pPr>
    </w:p>
  </w:comment>
  <w:comment w:id="100" w:author="Kalimuthu C" w:date="2020-03-16T10:18:00Z" w:initials="K">
    <w:p w14:paraId="44B27D36" w14:textId="77777777" w:rsidR="008E3CA5" w:rsidRDefault="008E3CA5" w:rsidP="00A2733A">
      <w:pPr>
        <w:pStyle w:val="Body"/>
      </w:pPr>
      <w:r>
        <w:rPr>
          <w:rStyle w:val="CommentReference"/>
        </w:rPr>
        <w:annotationRef/>
      </w:r>
      <w:r w:rsidRPr="008A7FB5">
        <w:rPr>
          <w:highlight w:val="yellow"/>
        </w:rPr>
        <w:t>PTC to provide API for CCS to send customer details after commissioning. This also applies fo</w:t>
      </w:r>
      <w:r>
        <w:rPr>
          <w:highlight w:val="yellow"/>
        </w:rPr>
        <w:t>r any change in customer/service engineer contact details</w:t>
      </w:r>
    </w:p>
    <w:p w14:paraId="3C793929" w14:textId="1192B83B" w:rsidR="008E3CA5" w:rsidRDefault="008E3CA5">
      <w:pPr>
        <w:pStyle w:val="CommentText"/>
      </w:pPr>
    </w:p>
  </w:comment>
  <w:comment w:id="101" w:author="Kalimuthu C" w:date="2020-03-16T10:19:00Z" w:initials="K">
    <w:p w14:paraId="3BEA1870" w14:textId="77777777" w:rsidR="008E3CA5" w:rsidRPr="001D26DF" w:rsidRDefault="008E3CA5" w:rsidP="00A2733A">
      <w:pPr>
        <w:rPr>
          <w:rFonts w:ascii="Century Gothic" w:hAnsi="Century Gothic"/>
          <w:sz w:val="20"/>
        </w:rPr>
      </w:pPr>
      <w:r>
        <w:rPr>
          <w:rStyle w:val="CommentReference"/>
        </w:rPr>
        <w:annotationRef/>
      </w:r>
      <w:r w:rsidRPr="008A7FB5">
        <w:rPr>
          <w:rFonts w:ascii="Century Gothic" w:hAnsi="Century Gothic"/>
          <w:sz w:val="20"/>
          <w:highlight w:val="yellow"/>
        </w:rPr>
        <w:t>IT will provide API based on the rules/algorithm finalized by business &amp; PTC</w:t>
      </w:r>
    </w:p>
    <w:p w14:paraId="044C6A71" w14:textId="029C2953" w:rsidR="008E3CA5" w:rsidRDefault="008E3CA5">
      <w:pPr>
        <w:pStyle w:val="CommentText"/>
      </w:pPr>
    </w:p>
  </w:comment>
  <w:comment w:id="102" w:author="Kalimuthu C" w:date="2020-03-16T10:19:00Z" w:initials="K">
    <w:p w14:paraId="6580A06E" w14:textId="77777777" w:rsidR="008E3CA5" w:rsidRPr="008A7FB5" w:rsidRDefault="008E3CA5" w:rsidP="00A2733A">
      <w:pPr>
        <w:pStyle w:val="Body"/>
        <w:ind w:left="0" w:firstLine="567"/>
        <w:rPr>
          <w:rFonts w:ascii="Century Gothic" w:eastAsia="Cambria" w:hAnsi="Century Gothic" w:cs="Cambria"/>
          <w:lang w:eastAsia="en-US"/>
        </w:rPr>
      </w:pPr>
      <w:r>
        <w:rPr>
          <w:rStyle w:val="CommentReference"/>
        </w:rPr>
        <w:annotationRef/>
      </w:r>
      <w:r w:rsidRPr="00E62B1C">
        <w:rPr>
          <w:rFonts w:ascii="Century Gothic" w:eastAsia="Cambria" w:hAnsi="Century Gothic" w:cs="Cambria"/>
          <w:highlight w:val="yellow"/>
          <w:lang w:eastAsia="en-US"/>
        </w:rPr>
        <w:t>IT will provide API for PTC to send the credentials.</w:t>
      </w:r>
    </w:p>
    <w:p w14:paraId="221C8E38" w14:textId="3C88C1D3" w:rsidR="008E3CA5" w:rsidRDefault="008E3CA5">
      <w:pPr>
        <w:pStyle w:val="CommentText"/>
      </w:pPr>
    </w:p>
  </w:comment>
  <w:comment w:id="104" w:author="Kiran Kumar Jasti" w:date="2020-03-12T14:41:00Z" w:initials="KKJ">
    <w:p w14:paraId="38C5C6CC" w14:textId="44F11D4C" w:rsidR="008E3CA5" w:rsidRDefault="008E3CA5">
      <w:pPr>
        <w:pStyle w:val="CommentText"/>
      </w:pPr>
      <w:r>
        <w:rPr>
          <w:rStyle w:val="CommentReference"/>
        </w:rPr>
        <w:annotationRef/>
      </w:r>
      <w:r>
        <w:t>ELGi shall provide the same by 20</w:t>
      </w:r>
      <w:r w:rsidRPr="00D42CF3">
        <w:rPr>
          <w:vertAlign w:val="superscript"/>
        </w:rPr>
        <w:t>th</w:t>
      </w:r>
      <w:r>
        <w:t xml:space="preserve"> Mar’20</w:t>
      </w:r>
    </w:p>
  </w:comment>
  <w:comment w:id="112" w:author="Kiran Kumar Jasti" w:date="2020-03-12T14:44:00Z" w:initials="KKJ">
    <w:p w14:paraId="24E87C8C" w14:textId="1A89AC89" w:rsidR="008E3CA5" w:rsidRDefault="008E3CA5">
      <w:pPr>
        <w:pStyle w:val="CommentText"/>
      </w:pPr>
      <w:r>
        <w:rPr>
          <w:rStyle w:val="CommentReference"/>
        </w:rPr>
        <w:annotationRef/>
      </w:r>
      <w:r>
        <w:t>All representations are given as Azure wherein we were told it as AWS</w:t>
      </w:r>
    </w:p>
  </w:comment>
  <w:comment w:id="115" w:author="Kiran Kumar Jasti" w:date="2020-03-12T14:45:00Z" w:initials="KKJ">
    <w:p w14:paraId="2EACBA18" w14:textId="76F8475C" w:rsidR="008E3CA5" w:rsidRDefault="008E3CA5">
      <w:pPr>
        <w:pStyle w:val="CommentText"/>
      </w:pPr>
      <w:r>
        <w:rPr>
          <w:rStyle w:val="CommentReference"/>
        </w:rPr>
        <w:annotationRef/>
      </w:r>
      <w:r>
        <w:t>What are the decision and boundary parameters for this selection?</w:t>
      </w:r>
    </w:p>
  </w:comment>
  <w:comment w:id="116" w:author="Kiran Kumar Jasti" w:date="2020-03-12T14:46:00Z" w:initials="KKJ">
    <w:p w14:paraId="24503A28" w14:textId="1B7276EA" w:rsidR="008E3CA5" w:rsidRDefault="008E3CA5">
      <w:pPr>
        <w:pStyle w:val="CommentText"/>
      </w:pPr>
      <w:r>
        <w:rPr>
          <w:rStyle w:val="CommentReference"/>
        </w:rPr>
        <w:annotationRef/>
      </w:r>
      <w:r>
        <w:t>What are the decision and boundary parameters for this selection?</w:t>
      </w:r>
    </w:p>
  </w:comment>
  <w:comment w:id="122" w:author="Kiran Kumar Jasti" w:date="2020-03-12T14:51:00Z" w:initials="KKJ">
    <w:p w14:paraId="0F224F3D" w14:textId="77777777" w:rsidR="008E3CA5" w:rsidRDefault="008E3CA5" w:rsidP="00A51D20">
      <w:pPr>
        <w:pStyle w:val="CommentText"/>
        <w:numPr>
          <w:ilvl w:val="0"/>
          <w:numId w:val="29"/>
        </w:numPr>
      </w:pPr>
      <w:r>
        <w:rPr>
          <w:rStyle w:val="CommentReference"/>
        </w:rPr>
        <w:annotationRef/>
      </w:r>
      <w:r>
        <w:t>This is not as per agreement. Architecture scaling shall only change. However architecture shall remain same from 500 – 150000 assets. Not acceptable</w:t>
      </w:r>
    </w:p>
    <w:p w14:paraId="13AA19C1" w14:textId="77777777" w:rsidR="008E3CA5" w:rsidRDefault="008E3CA5" w:rsidP="00A51D20">
      <w:pPr>
        <w:pStyle w:val="CommentText"/>
        <w:numPr>
          <w:ilvl w:val="0"/>
          <w:numId w:val="29"/>
        </w:numPr>
      </w:pPr>
      <w:r>
        <w:t xml:space="preserve"> Parameters that PTC shall use to validate performance of platform with given application</w:t>
      </w:r>
    </w:p>
    <w:p w14:paraId="11489E84" w14:textId="07D2BA7D" w:rsidR="008E3CA5" w:rsidRDefault="008E3CA5" w:rsidP="00A51D20">
      <w:pPr>
        <w:pStyle w:val="CommentText"/>
        <w:numPr>
          <w:ilvl w:val="0"/>
          <w:numId w:val="29"/>
        </w:numPr>
      </w:pPr>
      <w:r>
        <w:t xml:space="preserve"> Means of checking load on platform</w:t>
      </w:r>
    </w:p>
  </w:comment>
  <w:comment w:id="148" w:author="Kiran Kumar Jasti" w:date="2020-03-12T15:18:00Z" w:initials="KKJ">
    <w:p w14:paraId="6F661632" w14:textId="48DD8397" w:rsidR="008E3CA5" w:rsidRDefault="008E3CA5">
      <w:pPr>
        <w:pStyle w:val="CommentText"/>
      </w:pPr>
      <w:r>
        <w:rPr>
          <w:rStyle w:val="CommentReference"/>
        </w:rPr>
        <w:annotationRef/>
      </w:r>
      <w:r>
        <w:t>Needed CPU, RAM &amp; Storage for each of different proposals given herewith</w:t>
      </w:r>
    </w:p>
  </w:comment>
  <w:comment w:id="435" w:author="Kiran Kumar Jasti" w:date="2020-03-12T15:18:00Z" w:initials="KKJ">
    <w:p w14:paraId="1D6ED298" w14:textId="77777777" w:rsidR="00BB3D2B" w:rsidRDefault="00BB3D2B" w:rsidP="00BB3D2B">
      <w:pPr>
        <w:pStyle w:val="CommentText"/>
      </w:pPr>
      <w:r>
        <w:rPr>
          <w:rStyle w:val="CommentReference"/>
        </w:rPr>
        <w:annotationRef/>
      </w:r>
      <w:r>
        <w:t>Needed CPU, RAM &amp; Storage for each of different proposals given herewith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59A7B" w15:done="0"/>
  <w15:commentEx w15:paraId="7DB6BE3A" w15:done="0"/>
  <w15:commentEx w15:paraId="7B4215C9" w15:done="0"/>
  <w15:commentEx w15:paraId="5030FC80" w15:done="0"/>
  <w15:commentEx w15:paraId="0212A8C1" w15:done="0"/>
  <w15:commentEx w15:paraId="082F0C0B" w15:done="0"/>
  <w15:commentEx w15:paraId="7DA8D323" w15:done="0"/>
  <w15:commentEx w15:paraId="7DCD603C" w15:done="0"/>
  <w15:commentEx w15:paraId="26A52BDC" w15:done="0"/>
  <w15:commentEx w15:paraId="0BB5031A" w15:done="0"/>
  <w15:commentEx w15:paraId="122CC196" w15:done="0"/>
  <w15:commentEx w15:paraId="666F64B9" w15:done="0"/>
  <w15:commentEx w15:paraId="744AF4A0" w15:done="0"/>
  <w15:commentEx w15:paraId="6EFE19C9" w15:done="0"/>
  <w15:commentEx w15:paraId="4926AC7C" w15:done="0"/>
  <w15:commentEx w15:paraId="6D0A5FAE" w15:done="0"/>
  <w15:commentEx w15:paraId="448B5417" w15:done="0"/>
  <w15:commentEx w15:paraId="03D8C6AE" w15:done="0"/>
  <w15:commentEx w15:paraId="6E1EF8BE" w15:done="0"/>
  <w15:commentEx w15:paraId="54CB360F" w15:done="0"/>
  <w15:commentEx w15:paraId="53C6EF08" w15:done="0"/>
  <w15:commentEx w15:paraId="4D6B2C77" w15:done="0"/>
  <w15:commentEx w15:paraId="7CA798B6" w15:done="0"/>
  <w15:commentEx w15:paraId="78C26BAB" w15:done="0"/>
  <w15:commentEx w15:paraId="384ACCF9" w15:done="0"/>
  <w15:commentEx w15:paraId="0122EADE" w15:done="0"/>
  <w15:commentEx w15:paraId="5E1897F0" w15:done="0"/>
  <w15:commentEx w15:paraId="1D9E4CF0" w15:done="0"/>
  <w15:commentEx w15:paraId="3C793929" w15:done="0"/>
  <w15:commentEx w15:paraId="044C6A71" w15:done="0"/>
  <w15:commentEx w15:paraId="221C8E38" w15:done="0"/>
  <w15:commentEx w15:paraId="38C5C6CC" w15:done="0"/>
  <w15:commentEx w15:paraId="24E87C8C" w15:done="0"/>
  <w15:commentEx w15:paraId="2EACBA18" w15:done="0"/>
  <w15:commentEx w15:paraId="24503A28" w15:done="0"/>
  <w15:commentEx w15:paraId="11489E84" w15:done="0"/>
  <w15:commentEx w15:paraId="6F661632" w15:done="0"/>
  <w15:commentEx w15:paraId="1D6ED2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59A7B" w16cid:durableId="229CAC3B"/>
  <w16cid:commentId w16cid:paraId="7DB6BE3A" w16cid:durableId="229CAC3C"/>
  <w16cid:commentId w16cid:paraId="7B4215C9" w16cid:durableId="229CAC3D"/>
  <w16cid:commentId w16cid:paraId="5030FC80" w16cid:durableId="229CAC3E"/>
  <w16cid:commentId w16cid:paraId="0212A8C1" w16cid:durableId="229CAC3F"/>
  <w16cid:commentId w16cid:paraId="082F0C0B" w16cid:durableId="229CAC40"/>
  <w16cid:commentId w16cid:paraId="7DA8D323" w16cid:durableId="229CAC41"/>
  <w16cid:commentId w16cid:paraId="7DCD603C" w16cid:durableId="229CAC42"/>
  <w16cid:commentId w16cid:paraId="26A52BDC" w16cid:durableId="229CAC43"/>
  <w16cid:commentId w16cid:paraId="0BB5031A" w16cid:durableId="229CAC44"/>
  <w16cid:commentId w16cid:paraId="122CC196" w16cid:durableId="229CAC45"/>
  <w16cid:commentId w16cid:paraId="666F64B9" w16cid:durableId="229CAC46"/>
  <w16cid:commentId w16cid:paraId="744AF4A0" w16cid:durableId="229CAC47"/>
  <w16cid:commentId w16cid:paraId="6EFE19C9" w16cid:durableId="229CAC48"/>
  <w16cid:commentId w16cid:paraId="4926AC7C" w16cid:durableId="229CAC49"/>
  <w16cid:commentId w16cid:paraId="6D0A5FAE" w16cid:durableId="229CAC4A"/>
  <w16cid:commentId w16cid:paraId="448B5417" w16cid:durableId="229CAC4B"/>
  <w16cid:commentId w16cid:paraId="03D8C6AE" w16cid:durableId="229CAC4C"/>
  <w16cid:commentId w16cid:paraId="6E1EF8BE" w16cid:durableId="229CAC4D"/>
  <w16cid:commentId w16cid:paraId="54CB360F" w16cid:durableId="229CAC4E"/>
  <w16cid:commentId w16cid:paraId="53C6EF08" w16cid:durableId="229CAC4F"/>
  <w16cid:commentId w16cid:paraId="4D6B2C77" w16cid:durableId="229CAC50"/>
  <w16cid:commentId w16cid:paraId="7CA798B6" w16cid:durableId="229CAC51"/>
  <w16cid:commentId w16cid:paraId="78C26BAB" w16cid:durableId="229CAC52"/>
  <w16cid:commentId w16cid:paraId="384ACCF9" w16cid:durableId="229CAC53"/>
  <w16cid:commentId w16cid:paraId="0122EADE" w16cid:durableId="229CAC54"/>
  <w16cid:commentId w16cid:paraId="5E1897F0" w16cid:durableId="229CAC55"/>
  <w16cid:commentId w16cid:paraId="1D9E4CF0" w16cid:durableId="229CAC56"/>
  <w16cid:commentId w16cid:paraId="3C793929" w16cid:durableId="229CAC57"/>
  <w16cid:commentId w16cid:paraId="044C6A71" w16cid:durableId="229CAC58"/>
  <w16cid:commentId w16cid:paraId="221C8E38" w16cid:durableId="229CAC59"/>
  <w16cid:commentId w16cid:paraId="38C5C6CC" w16cid:durableId="229CAC5A"/>
  <w16cid:commentId w16cid:paraId="24E87C8C" w16cid:durableId="229CAC5B"/>
  <w16cid:commentId w16cid:paraId="2EACBA18" w16cid:durableId="229CAC5C"/>
  <w16cid:commentId w16cid:paraId="24503A28" w16cid:durableId="229CAC5D"/>
  <w16cid:commentId w16cid:paraId="11489E84" w16cid:durableId="229CAC5E"/>
  <w16cid:commentId w16cid:paraId="6F661632" w16cid:durableId="229CAC5F"/>
  <w16cid:commentId w16cid:paraId="1D6ED298" w16cid:durableId="229DE5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991AD" w14:textId="77777777" w:rsidR="00393BE1" w:rsidRDefault="00393BE1" w:rsidP="002E6731">
      <w:r>
        <w:separator/>
      </w:r>
    </w:p>
  </w:endnote>
  <w:endnote w:type="continuationSeparator" w:id="0">
    <w:p w14:paraId="2669F9A5" w14:textId="77777777" w:rsidR="00393BE1" w:rsidRDefault="00393BE1" w:rsidP="002E6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9E843" w14:textId="77777777" w:rsidR="008E3CA5" w:rsidRPr="00DC0BB7" w:rsidRDefault="008E3CA5" w:rsidP="008A780B">
    <w:pPr>
      <w:pStyle w:val="FooterSpace"/>
      <w:rPr>
        <w:color w:val="404040" w:themeColor="text1" w:themeTint="BF"/>
      </w:rPr>
    </w:pPr>
  </w:p>
  <w:tbl>
    <w:tblPr>
      <w:tblW w:w="10764" w:type="dxa"/>
      <w:tblInd w:w="5" w:type="dxa"/>
      <w:tblCellMar>
        <w:left w:w="0" w:type="dxa"/>
        <w:right w:w="0" w:type="dxa"/>
      </w:tblCellMar>
      <w:tblLook w:val="01E0" w:firstRow="1" w:lastRow="1" w:firstColumn="1" w:lastColumn="1" w:noHBand="0" w:noVBand="0"/>
    </w:tblPr>
    <w:tblGrid>
      <w:gridCol w:w="5580"/>
      <w:gridCol w:w="5184"/>
    </w:tblGrid>
    <w:tr w:rsidR="008E3CA5" w:rsidRPr="00B87E4F" w14:paraId="776C2646" w14:textId="77777777" w:rsidTr="00DA0DBD">
      <w:tc>
        <w:tcPr>
          <w:tcW w:w="5580" w:type="dxa"/>
          <w:shd w:val="clear" w:color="auto" w:fill="auto"/>
        </w:tcPr>
        <w:p w14:paraId="2DD012A1" w14:textId="19F46FD2" w:rsidR="008E3CA5" w:rsidRPr="00B87E4F" w:rsidRDefault="008E3CA5" w:rsidP="009F7316">
          <w:pPr>
            <w:pStyle w:val="Footer"/>
            <w:rPr>
              <w:rFonts w:ascii="Century Gothic" w:hAnsi="Century Gothic"/>
              <w:color w:val="404040" w:themeColor="text1" w:themeTint="BF"/>
              <w:sz w:val="16"/>
            </w:rPr>
          </w:pPr>
          <w:r w:rsidRPr="00B87E4F">
            <w:rPr>
              <w:rFonts w:ascii="Century Gothic" w:hAnsi="Century Gothic"/>
              <w:color w:val="404040" w:themeColor="text1" w:themeTint="BF"/>
              <w:sz w:val="16"/>
            </w:rPr>
            <w:fldChar w:fldCharType="begin"/>
          </w:r>
          <w:r w:rsidRPr="00B87E4F">
            <w:rPr>
              <w:rFonts w:ascii="Century Gothic" w:hAnsi="Century Gothic"/>
              <w:b/>
              <w:color w:val="404040" w:themeColor="text1" w:themeTint="BF"/>
              <w:sz w:val="16"/>
            </w:rPr>
            <w:instrText xml:space="preserve"> FILENAME </w:instrText>
          </w:r>
          <w:r w:rsidRPr="00B87E4F">
            <w:rPr>
              <w:rFonts w:ascii="Century Gothic" w:hAnsi="Century Gothic"/>
              <w:color w:val="404040" w:themeColor="text1" w:themeTint="BF"/>
              <w:sz w:val="16"/>
            </w:rPr>
            <w:fldChar w:fldCharType="separate"/>
          </w:r>
          <w:r>
            <w:rPr>
              <w:rFonts w:ascii="Century Gothic" w:hAnsi="Century Gothic"/>
              <w:b/>
              <w:noProof/>
              <w:color w:val="404040" w:themeColor="text1" w:themeTint="BF"/>
              <w:sz w:val="16"/>
            </w:rPr>
            <w:t>SolutionDesignDocument-Elgi_v03_1</w:t>
          </w:r>
          <w:r w:rsidRPr="00B87E4F">
            <w:rPr>
              <w:rFonts w:ascii="Century Gothic" w:hAnsi="Century Gothic"/>
              <w:color w:val="404040" w:themeColor="text1" w:themeTint="BF"/>
              <w:sz w:val="16"/>
            </w:rPr>
            <w:fldChar w:fldCharType="end"/>
          </w:r>
        </w:p>
      </w:tc>
      <w:tc>
        <w:tcPr>
          <w:tcW w:w="5184" w:type="dxa"/>
          <w:shd w:val="clear" w:color="auto" w:fill="auto"/>
          <w:vAlign w:val="center"/>
        </w:tcPr>
        <w:p w14:paraId="22677E7C" w14:textId="3F47C69E" w:rsidR="008E3CA5" w:rsidRPr="00B87E4F" w:rsidRDefault="008E3CA5" w:rsidP="00DA0DBD">
          <w:pPr>
            <w:pStyle w:val="FooterRight"/>
            <w:rPr>
              <w:rFonts w:ascii="Century Gothic" w:hAnsi="Century Gothic"/>
              <w:b/>
              <w:color w:val="404040" w:themeColor="text1" w:themeTint="BF"/>
            </w:rPr>
          </w:pPr>
          <w:r w:rsidRPr="00B87E4F">
            <w:rPr>
              <w:rFonts w:ascii="Century Gothic" w:hAnsi="Century Gothic"/>
              <w:b/>
              <w:color w:val="404040" w:themeColor="text1" w:themeTint="BF"/>
            </w:rPr>
            <w:t xml:space="preserve">Version </w:t>
          </w:r>
          <w:r>
            <w:rPr>
              <w:rFonts w:ascii="Century Gothic" w:hAnsi="Century Gothic"/>
              <w:b/>
              <w:color w:val="404040" w:themeColor="text1" w:themeTint="BF"/>
            </w:rPr>
            <w:t>3.1</w:t>
          </w:r>
          <w:r w:rsidRPr="00B87E4F">
            <w:rPr>
              <w:rFonts w:ascii="Century Gothic" w:hAnsi="Century Gothic"/>
              <w:b/>
              <w:color w:val="404040" w:themeColor="text1" w:themeTint="BF"/>
            </w:rPr>
            <w:t xml:space="preserve"> </w:t>
          </w:r>
          <w:r w:rsidRPr="00B87E4F">
            <w:rPr>
              <w:rFonts w:ascii="Century Gothic" w:hAnsi="Century Gothic"/>
              <w:b/>
              <w:color w:val="404040" w:themeColor="text1" w:themeTint="BF"/>
              <w:sz w:val="20"/>
              <w:szCs w:val="20"/>
            </w:rPr>
            <w:t>|</w:t>
          </w:r>
          <w:r w:rsidRPr="00B87E4F">
            <w:rPr>
              <w:rFonts w:ascii="Century Gothic" w:hAnsi="Century Gothic"/>
              <w:b/>
              <w:color w:val="404040" w:themeColor="text1" w:themeTint="BF"/>
            </w:rPr>
            <w:t xml:space="preserve"> </w:t>
          </w:r>
          <w:r w:rsidRPr="00B87E4F">
            <w:rPr>
              <w:rFonts w:ascii="Century Gothic" w:hAnsi="Century Gothic"/>
              <w:color w:val="404040" w:themeColor="text1" w:themeTint="BF"/>
            </w:rPr>
            <w:t xml:space="preserve">Page </w:t>
          </w:r>
          <w:r w:rsidRPr="00B87E4F">
            <w:rPr>
              <w:rFonts w:ascii="Century Gothic" w:hAnsi="Century Gothic"/>
              <w:color w:val="404040" w:themeColor="text1" w:themeTint="BF"/>
            </w:rPr>
            <w:fldChar w:fldCharType="begin"/>
          </w:r>
          <w:r w:rsidRPr="00B87E4F">
            <w:rPr>
              <w:rFonts w:ascii="Century Gothic" w:hAnsi="Century Gothic"/>
              <w:color w:val="404040" w:themeColor="text1" w:themeTint="BF"/>
            </w:rPr>
            <w:instrText xml:space="preserve"> PAGE </w:instrText>
          </w:r>
          <w:r w:rsidRPr="00B87E4F">
            <w:rPr>
              <w:rFonts w:ascii="Century Gothic" w:hAnsi="Century Gothic"/>
              <w:color w:val="404040" w:themeColor="text1" w:themeTint="BF"/>
            </w:rPr>
            <w:fldChar w:fldCharType="separate"/>
          </w:r>
          <w:r>
            <w:rPr>
              <w:rFonts w:ascii="Century Gothic" w:hAnsi="Century Gothic"/>
              <w:noProof/>
              <w:color w:val="404040" w:themeColor="text1" w:themeTint="BF"/>
            </w:rPr>
            <w:t>22</w:t>
          </w:r>
          <w:r w:rsidRPr="00B87E4F">
            <w:rPr>
              <w:rFonts w:ascii="Century Gothic" w:hAnsi="Century Gothic"/>
              <w:color w:val="404040" w:themeColor="text1" w:themeTint="BF"/>
            </w:rPr>
            <w:fldChar w:fldCharType="end"/>
          </w:r>
          <w:r w:rsidRPr="00B87E4F">
            <w:rPr>
              <w:rFonts w:ascii="Century Gothic" w:hAnsi="Century Gothic"/>
              <w:color w:val="404040" w:themeColor="text1" w:themeTint="BF"/>
            </w:rPr>
            <w:t xml:space="preserve"> of </w:t>
          </w:r>
          <w:r w:rsidRPr="00B87E4F">
            <w:rPr>
              <w:rFonts w:ascii="Century Gothic" w:hAnsi="Century Gothic"/>
              <w:color w:val="404040" w:themeColor="text1" w:themeTint="BF"/>
            </w:rPr>
            <w:fldChar w:fldCharType="begin"/>
          </w:r>
          <w:r w:rsidRPr="00B87E4F">
            <w:rPr>
              <w:rFonts w:ascii="Century Gothic" w:hAnsi="Century Gothic"/>
              <w:color w:val="404040" w:themeColor="text1" w:themeTint="BF"/>
            </w:rPr>
            <w:instrText xml:space="preserve"> NUMPAGES </w:instrText>
          </w:r>
          <w:r w:rsidRPr="00B87E4F">
            <w:rPr>
              <w:rFonts w:ascii="Century Gothic" w:hAnsi="Century Gothic"/>
              <w:color w:val="404040" w:themeColor="text1" w:themeTint="BF"/>
            </w:rPr>
            <w:fldChar w:fldCharType="separate"/>
          </w:r>
          <w:r>
            <w:rPr>
              <w:rFonts w:ascii="Century Gothic" w:hAnsi="Century Gothic"/>
              <w:noProof/>
              <w:color w:val="404040" w:themeColor="text1" w:themeTint="BF"/>
            </w:rPr>
            <w:t>41</w:t>
          </w:r>
          <w:r w:rsidRPr="00B87E4F">
            <w:rPr>
              <w:rFonts w:ascii="Century Gothic" w:hAnsi="Century Gothic"/>
              <w:color w:val="404040" w:themeColor="text1" w:themeTint="BF"/>
            </w:rPr>
            <w:fldChar w:fldCharType="end"/>
          </w:r>
        </w:p>
      </w:tc>
    </w:tr>
  </w:tbl>
  <w:p w14:paraId="0B05335C" w14:textId="77777777" w:rsidR="008E3CA5" w:rsidRDefault="008E3CA5" w:rsidP="008A78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A0FC2" w14:textId="77777777" w:rsidR="00393BE1" w:rsidRDefault="00393BE1" w:rsidP="002E6731">
      <w:r>
        <w:separator/>
      </w:r>
    </w:p>
  </w:footnote>
  <w:footnote w:type="continuationSeparator" w:id="0">
    <w:p w14:paraId="3964EE53" w14:textId="77777777" w:rsidR="00393BE1" w:rsidRDefault="00393BE1" w:rsidP="002E6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81CCC"/>
    <w:multiLevelType w:val="hybridMultilevel"/>
    <w:tmpl w:val="FD0C3E3C"/>
    <w:lvl w:ilvl="0" w:tplc="3A3A34EE">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 w15:restartNumberingAfterBreak="0">
    <w:nsid w:val="09507A6C"/>
    <w:multiLevelType w:val="hybridMultilevel"/>
    <w:tmpl w:val="B3068A1A"/>
    <w:lvl w:ilvl="0" w:tplc="7AE298BA">
      <w:start w:val="1"/>
      <w:numFmt w:val="bullet"/>
      <w:lvlText w:val="•"/>
      <w:lvlJc w:val="left"/>
      <w:pPr>
        <w:tabs>
          <w:tab w:val="num" w:pos="720"/>
        </w:tabs>
        <w:ind w:left="720" w:hanging="360"/>
      </w:pPr>
      <w:rPr>
        <w:rFonts w:ascii="Arial" w:hAnsi="Arial" w:hint="default"/>
      </w:rPr>
    </w:lvl>
    <w:lvl w:ilvl="1" w:tplc="C5803B12" w:tentative="1">
      <w:start w:val="1"/>
      <w:numFmt w:val="bullet"/>
      <w:lvlText w:val="•"/>
      <w:lvlJc w:val="left"/>
      <w:pPr>
        <w:tabs>
          <w:tab w:val="num" w:pos="1440"/>
        </w:tabs>
        <w:ind w:left="1440" w:hanging="360"/>
      </w:pPr>
      <w:rPr>
        <w:rFonts w:ascii="Arial" w:hAnsi="Arial" w:hint="default"/>
      </w:rPr>
    </w:lvl>
    <w:lvl w:ilvl="2" w:tplc="732CF09C" w:tentative="1">
      <w:start w:val="1"/>
      <w:numFmt w:val="bullet"/>
      <w:lvlText w:val="•"/>
      <w:lvlJc w:val="left"/>
      <w:pPr>
        <w:tabs>
          <w:tab w:val="num" w:pos="2160"/>
        </w:tabs>
        <w:ind w:left="2160" w:hanging="360"/>
      </w:pPr>
      <w:rPr>
        <w:rFonts w:ascii="Arial" w:hAnsi="Arial" w:hint="default"/>
      </w:rPr>
    </w:lvl>
    <w:lvl w:ilvl="3" w:tplc="3B7EA98C">
      <w:start w:val="1"/>
      <w:numFmt w:val="bullet"/>
      <w:lvlText w:val="•"/>
      <w:lvlJc w:val="left"/>
      <w:pPr>
        <w:tabs>
          <w:tab w:val="num" w:pos="2880"/>
        </w:tabs>
        <w:ind w:left="2880" w:hanging="360"/>
      </w:pPr>
      <w:rPr>
        <w:rFonts w:ascii="Arial" w:hAnsi="Arial" w:hint="default"/>
      </w:rPr>
    </w:lvl>
    <w:lvl w:ilvl="4" w:tplc="0FD01A0E" w:tentative="1">
      <w:start w:val="1"/>
      <w:numFmt w:val="bullet"/>
      <w:lvlText w:val="•"/>
      <w:lvlJc w:val="left"/>
      <w:pPr>
        <w:tabs>
          <w:tab w:val="num" w:pos="3600"/>
        </w:tabs>
        <w:ind w:left="3600" w:hanging="360"/>
      </w:pPr>
      <w:rPr>
        <w:rFonts w:ascii="Arial" w:hAnsi="Arial" w:hint="default"/>
      </w:rPr>
    </w:lvl>
    <w:lvl w:ilvl="5" w:tplc="DA56BEEC" w:tentative="1">
      <w:start w:val="1"/>
      <w:numFmt w:val="bullet"/>
      <w:lvlText w:val="•"/>
      <w:lvlJc w:val="left"/>
      <w:pPr>
        <w:tabs>
          <w:tab w:val="num" w:pos="4320"/>
        </w:tabs>
        <w:ind w:left="4320" w:hanging="360"/>
      </w:pPr>
      <w:rPr>
        <w:rFonts w:ascii="Arial" w:hAnsi="Arial" w:hint="default"/>
      </w:rPr>
    </w:lvl>
    <w:lvl w:ilvl="6" w:tplc="05EC7C62" w:tentative="1">
      <w:start w:val="1"/>
      <w:numFmt w:val="bullet"/>
      <w:lvlText w:val="•"/>
      <w:lvlJc w:val="left"/>
      <w:pPr>
        <w:tabs>
          <w:tab w:val="num" w:pos="5040"/>
        </w:tabs>
        <w:ind w:left="5040" w:hanging="360"/>
      </w:pPr>
      <w:rPr>
        <w:rFonts w:ascii="Arial" w:hAnsi="Arial" w:hint="default"/>
      </w:rPr>
    </w:lvl>
    <w:lvl w:ilvl="7" w:tplc="39A83C22" w:tentative="1">
      <w:start w:val="1"/>
      <w:numFmt w:val="bullet"/>
      <w:lvlText w:val="•"/>
      <w:lvlJc w:val="left"/>
      <w:pPr>
        <w:tabs>
          <w:tab w:val="num" w:pos="5760"/>
        </w:tabs>
        <w:ind w:left="5760" w:hanging="360"/>
      </w:pPr>
      <w:rPr>
        <w:rFonts w:ascii="Arial" w:hAnsi="Arial" w:hint="default"/>
      </w:rPr>
    </w:lvl>
    <w:lvl w:ilvl="8" w:tplc="788051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ED4917"/>
    <w:multiLevelType w:val="hybridMultilevel"/>
    <w:tmpl w:val="244AB3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7AD7B48"/>
    <w:multiLevelType w:val="hybridMultilevel"/>
    <w:tmpl w:val="E1480BC8"/>
    <w:lvl w:ilvl="0" w:tplc="B288BAB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 w15:restartNumberingAfterBreak="0">
    <w:nsid w:val="19743F71"/>
    <w:multiLevelType w:val="hybridMultilevel"/>
    <w:tmpl w:val="3510212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5" w15:restartNumberingAfterBreak="0">
    <w:nsid w:val="1BF11006"/>
    <w:multiLevelType w:val="hybridMultilevel"/>
    <w:tmpl w:val="B6B61D1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6" w15:restartNumberingAfterBreak="0">
    <w:nsid w:val="274F497D"/>
    <w:multiLevelType w:val="hybridMultilevel"/>
    <w:tmpl w:val="0A0EF4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9A27053"/>
    <w:multiLevelType w:val="multilevel"/>
    <w:tmpl w:val="629698F2"/>
    <w:lvl w:ilvl="0">
      <w:start w:val="1"/>
      <w:numFmt w:val="decimal"/>
      <w:pStyle w:val="Heading1"/>
      <w:lvlText w:val="%1."/>
      <w:lvlJc w:val="left"/>
      <w:pPr>
        <w:ind w:left="576" w:hanging="360"/>
      </w:pPr>
      <w:rPr>
        <w:rFonts w:hint="default"/>
      </w:rPr>
    </w:lvl>
    <w:lvl w:ilvl="1">
      <w:start w:val="1"/>
      <w:numFmt w:val="decimal"/>
      <w:pStyle w:val="Heading2"/>
      <w:lvlText w:val="%1.%2"/>
      <w:lvlJc w:val="left"/>
      <w:pPr>
        <w:ind w:left="1145" w:hanging="720"/>
      </w:pPr>
      <w:rPr>
        <w:rFonts w:hint="default"/>
      </w:rPr>
    </w:lvl>
    <w:lvl w:ilvl="2">
      <w:start w:val="1"/>
      <w:numFmt w:val="decimal"/>
      <w:pStyle w:val="Heading3"/>
      <w:lvlText w:val="%1.%2.%3"/>
      <w:lvlJc w:val="left"/>
      <w:pPr>
        <w:ind w:left="1656" w:hanging="720"/>
      </w:pPr>
      <w:rPr>
        <w:rFonts w:hint="default"/>
      </w:rPr>
    </w:lvl>
    <w:lvl w:ilvl="3">
      <w:start w:val="1"/>
      <w:numFmt w:val="decimal"/>
      <w:pStyle w:val="Heading4"/>
      <w:lvlText w:val="%1.%2.%3.%4"/>
      <w:lvlJc w:val="left"/>
      <w:pPr>
        <w:ind w:left="1656" w:hanging="720"/>
      </w:pPr>
      <w:rPr>
        <w:rFonts w:hint="default"/>
      </w:rPr>
    </w:lvl>
    <w:lvl w:ilvl="4">
      <w:start w:val="1"/>
      <w:numFmt w:val="decimal"/>
      <w:pStyle w:val="Heading5"/>
      <w:lvlText w:val="%1.%2.%3.%4.%5"/>
      <w:lvlJc w:val="left"/>
      <w:pPr>
        <w:ind w:left="1656" w:hanging="720"/>
      </w:pPr>
      <w:rPr>
        <w:rFonts w:hint="default"/>
      </w:rPr>
    </w:lvl>
    <w:lvl w:ilvl="5">
      <w:start w:val="1"/>
      <w:numFmt w:val="decimal"/>
      <w:pStyle w:val="Heading6"/>
      <w:lvlText w:val="%1.%2.%3.%4.%5.%6"/>
      <w:lvlJc w:val="left"/>
      <w:pPr>
        <w:ind w:left="1656" w:hanging="720"/>
      </w:pPr>
      <w:rPr>
        <w:rFonts w:hint="default"/>
      </w:rPr>
    </w:lvl>
    <w:lvl w:ilvl="6">
      <w:start w:val="1"/>
      <w:numFmt w:val="decimal"/>
      <w:isLgl/>
      <w:lvlText w:val="%1.%2.%3.%4.%5.%6.%7"/>
      <w:lvlJc w:val="left"/>
      <w:pPr>
        <w:ind w:left="6336" w:hanging="1800"/>
      </w:pPr>
      <w:rPr>
        <w:rFonts w:hint="default"/>
      </w:rPr>
    </w:lvl>
    <w:lvl w:ilvl="7">
      <w:start w:val="1"/>
      <w:numFmt w:val="decimal"/>
      <w:isLgl/>
      <w:lvlText w:val="%1.%2.%3.%4.%5.%6.%7.%8"/>
      <w:lvlJc w:val="left"/>
      <w:pPr>
        <w:ind w:left="7056" w:hanging="1800"/>
      </w:pPr>
      <w:rPr>
        <w:rFonts w:hint="default"/>
      </w:rPr>
    </w:lvl>
    <w:lvl w:ilvl="8">
      <w:start w:val="1"/>
      <w:numFmt w:val="decimal"/>
      <w:isLgl/>
      <w:lvlText w:val="%1.%2.%3.%4.%5.%6.%7.%8.%9"/>
      <w:lvlJc w:val="left"/>
      <w:pPr>
        <w:ind w:left="8136" w:hanging="2160"/>
      </w:pPr>
      <w:rPr>
        <w:rFonts w:hint="default"/>
      </w:rPr>
    </w:lvl>
  </w:abstractNum>
  <w:abstractNum w:abstractNumId="8" w15:restartNumberingAfterBreak="0">
    <w:nsid w:val="2B477781"/>
    <w:multiLevelType w:val="hybridMultilevel"/>
    <w:tmpl w:val="E6A4CDF6"/>
    <w:lvl w:ilvl="0" w:tplc="2A36D91A">
      <w:start w:val="1"/>
      <w:numFmt w:val="bullet"/>
      <w:pStyle w:val="BulletIndent4"/>
      <w:lvlText w:val=""/>
      <w:lvlJc w:val="left"/>
      <w:pPr>
        <w:ind w:left="2421" w:hanging="360"/>
      </w:pPr>
      <w:rPr>
        <w:rFonts w:ascii="Wingdings" w:hAnsi="Wingdings" w:hint="default"/>
        <w:sz w:val="18"/>
        <w:szCs w:val="18"/>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9" w15:restartNumberingAfterBreak="0">
    <w:nsid w:val="2D955AC2"/>
    <w:multiLevelType w:val="hybridMultilevel"/>
    <w:tmpl w:val="2BE0BE30"/>
    <w:lvl w:ilvl="0" w:tplc="48E29CBC">
      <w:start w:val="1"/>
      <w:numFmt w:val="bullet"/>
      <w:pStyle w:val="NoteBulletList1"/>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C890BA94">
      <w:start w:val="1"/>
      <w:numFmt w:val="bullet"/>
      <w:pStyle w:val="NoteBulletList3"/>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0" w15:restartNumberingAfterBreak="0">
    <w:nsid w:val="2E506D17"/>
    <w:multiLevelType w:val="hybridMultilevel"/>
    <w:tmpl w:val="455C6614"/>
    <w:lvl w:ilvl="0" w:tplc="0748B67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FC14407"/>
    <w:multiLevelType w:val="multilevel"/>
    <w:tmpl w:val="62F00E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DF2A78"/>
    <w:multiLevelType w:val="hybridMultilevel"/>
    <w:tmpl w:val="B5842994"/>
    <w:lvl w:ilvl="0" w:tplc="ED28B4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3" w15:restartNumberingAfterBreak="0">
    <w:nsid w:val="2FE110F8"/>
    <w:multiLevelType w:val="hybridMultilevel"/>
    <w:tmpl w:val="530E9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317244"/>
    <w:multiLevelType w:val="hybridMultilevel"/>
    <w:tmpl w:val="7DDCBE32"/>
    <w:lvl w:ilvl="0" w:tplc="91F4A500">
      <w:start w:val="3"/>
      <w:numFmt w:val="bullet"/>
      <w:lvlText w:val="-"/>
      <w:lvlJc w:val="left"/>
      <w:pPr>
        <w:ind w:left="938" w:hanging="360"/>
      </w:pPr>
      <w:rPr>
        <w:rFonts w:ascii="Century Gothic" w:eastAsia="SimSun" w:hAnsi="Century Gothic" w:cs="Times New Roman"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15" w15:restartNumberingAfterBreak="0">
    <w:nsid w:val="3F9F6AEC"/>
    <w:multiLevelType w:val="hybridMultilevel"/>
    <w:tmpl w:val="00C870AA"/>
    <w:lvl w:ilvl="0" w:tplc="D6061D14">
      <w:start w:val="1"/>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F83455"/>
    <w:multiLevelType w:val="hybridMultilevel"/>
    <w:tmpl w:val="6590A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8A7D47"/>
    <w:multiLevelType w:val="hybridMultilevel"/>
    <w:tmpl w:val="BD84FA9E"/>
    <w:lvl w:ilvl="0" w:tplc="02D037C2">
      <w:start w:val="1"/>
      <w:numFmt w:val="decimal"/>
      <w:pStyle w:val="NumberedList1"/>
      <w:lvlText w:val="%1."/>
      <w:lvlJc w:val="left"/>
      <w:pPr>
        <w:ind w:left="1296" w:hanging="360"/>
      </w:pPr>
    </w:lvl>
    <w:lvl w:ilvl="1" w:tplc="F0E4DEF0">
      <w:start w:val="1"/>
      <w:numFmt w:val="lowerLetter"/>
      <w:pStyle w:val="NumberedList3"/>
      <w:lvlText w:val="%2."/>
      <w:lvlJc w:val="left"/>
      <w:pPr>
        <w:ind w:left="2016" w:hanging="360"/>
      </w:pPr>
    </w:lvl>
    <w:lvl w:ilvl="2" w:tplc="44E8FA7A">
      <w:start w:val="1"/>
      <w:numFmt w:val="lowerRoman"/>
      <w:pStyle w:val="NumberedList4"/>
      <w:lvlText w:val="%3."/>
      <w:lvlJc w:val="right"/>
      <w:pPr>
        <w:ind w:left="2376" w:hanging="216"/>
      </w:pPr>
      <w:rPr>
        <w:rFonts w:hint="default"/>
      </w:r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18" w15:restartNumberingAfterBreak="0">
    <w:nsid w:val="478A47F0"/>
    <w:multiLevelType w:val="hybridMultilevel"/>
    <w:tmpl w:val="26A4B7EA"/>
    <w:lvl w:ilvl="0" w:tplc="8CA4F5D2">
      <w:start w:val="1"/>
      <w:numFmt w:val="upperLetter"/>
      <w:pStyle w:val="NumberedList2"/>
      <w:lvlText w:val="%1."/>
      <w:lvlJc w:val="left"/>
      <w:pPr>
        <w:ind w:left="1656"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9" w15:restartNumberingAfterBreak="0">
    <w:nsid w:val="48535A91"/>
    <w:multiLevelType w:val="hybridMultilevel"/>
    <w:tmpl w:val="484E6324"/>
    <w:lvl w:ilvl="0" w:tplc="40090001">
      <w:start w:val="1"/>
      <w:numFmt w:val="bullet"/>
      <w:lvlText w:val=""/>
      <w:lvlJc w:val="left"/>
      <w:pPr>
        <w:ind w:left="1298" w:hanging="360"/>
      </w:pPr>
      <w:rPr>
        <w:rFonts w:ascii="Symbol" w:hAnsi="Symbol"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20" w15:restartNumberingAfterBreak="0">
    <w:nsid w:val="4B110668"/>
    <w:multiLevelType w:val="hybridMultilevel"/>
    <w:tmpl w:val="E31679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061EF7"/>
    <w:multiLevelType w:val="hybridMultilevel"/>
    <w:tmpl w:val="3D9C10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A228A9"/>
    <w:multiLevelType w:val="hybridMultilevel"/>
    <w:tmpl w:val="8662C662"/>
    <w:lvl w:ilvl="0" w:tplc="A5F09390">
      <w:start w:val="1"/>
      <w:numFmt w:val="bullet"/>
      <w:pStyle w:val="BulletIndent2"/>
      <w:lvlText w:val="o"/>
      <w:lvlJc w:val="left"/>
      <w:pPr>
        <w:ind w:left="1600"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3" w15:restartNumberingAfterBreak="0">
    <w:nsid w:val="564B55A6"/>
    <w:multiLevelType w:val="hybridMultilevel"/>
    <w:tmpl w:val="297E1A50"/>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4" w15:restartNumberingAfterBreak="0">
    <w:nsid w:val="573E306E"/>
    <w:multiLevelType w:val="hybridMultilevel"/>
    <w:tmpl w:val="ADCC18FC"/>
    <w:lvl w:ilvl="0" w:tplc="4E708E26">
      <w:start w:val="1"/>
      <w:numFmt w:val="decimal"/>
      <w:pStyle w:val="NumberedList"/>
      <w:lvlText w:val="%1."/>
      <w:lvlJc w:val="left"/>
      <w:pPr>
        <w:tabs>
          <w:tab w:val="num" w:pos="1008"/>
        </w:tabs>
        <w:ind w:left="1008" w:hanging="288"/>
      </w:pPr>
      <w:rPr>
        <w:rFonts w:ascii="Trebuchet MS" w:hAnsi="Trebuchet MS" w:cs="Arial" w:hint="default"/>
        <w:b w:val="0"/>
        <w:i w:val="0"/>
        <w:sz w:val="20"/>
        <w:szCs w:val="20"/>
      </w:rPr>
    </w:lvl>
    <w:lvl w:ilvl="1" w:tplc="C224627A">
      <w:start w:val="1"/>
      <w:numFmt w:val="lowerLetter"/>
      <w:pStyle w:val="NumberedIndent"/>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7AC31DA"/>
    <w:multiLevelType w:val="hybridMultilevel"/>
    <w:tmpl w:val="649C52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040475"/>
    <w:multiLevelType w:val="hybridMultilevel"/>
    <w:tmpl w:val="D7487620"/>
    <w:lvl w:ilvl="0" w:tplc="5838C80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8111B"/>
    <w:multiLevelType w:val="hybridMultilevel"/>
    <w:tmpl w:val="D71CCEB6"/>
    <w:lvl w:ilvl="0" w:tplc="4ADC4F58">
      <w:start w:val="1"/>
      <w:numFmt w:val="decimal"/>
      <w:pStyle w:val="NoteNumberedList1"/>
      <w:lvlText w:val="%1."/>
      <w:lvlJc w:val="left"/>
      <w:pPr>
        <w:ind w:left="1296" w:hanging="360"/>
      </w:pPr>
    </w:lvl>
    <w:lvl w:ilvl="1" w:tplc="6F00CEFC">
      <w:start w:val="1"/>
      <w:numFmt w:val="lowerLetter"/>
      <w:pStyle w:val="NoteNumberedList2"/>
      <w:lvlText w:val="%2."/>
      <w:lvlJc w:val="left"/>
      <w:pPr>
        <w:ind w:left="2016" w:hanging="360"/>
      </w:pPr>
    </w:lvl>
    <w:lvl w:ilvl="2" w:tplc="CD4A25F0">
      <w:start w:val="1"/>
      <w:numFmt w:val="lowerRoman"/>
      <w:pStyle w:val="NoteNumberedList3"/>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28" w15:restartNumberingAfterBreak="0">
    <w:nsid w:val="6BB01045"/>
    <w:multiLevelType w:val="hybridMultilevel"/>
    <w:tmpl w:val="F72AB442"/>
    <w:lvl w:ilvl="0" w:tplc="40090001">
      <w:start w:val="1"/>
      <w:numFmt w:val="bullet"/>
      <w:lvlText w:val=""/>
      <w:lvlJc w:val="left"/>
      <w:pPr>
        <w:ind w:left="1120" w:hanging="360"/>
      </w:pPr>
      <w:rPr>
        <w:rFonts w:ascii="Symbol" w:hAnsi="Symbol" w:hint="default"/>
      </w:rPr>
    </w:lvl>
    <w:lvl w:ilvl="1" w:tplc="C058747E">
      <w:start w:val="1"/>
      <w:numFmt w:val="bullet"/>
      <w:pStyle w:val="NoteBulletList2"/>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29" w15:restartNumberingAfterBreak="0">
    <w:nsid w:val="71F471DE"/>
    <w:multiLevelType w:val="hybridMultilevel"/>
    <w:tmpl w:val="B2AAA0F0"/>
    <w:lvl w:ilvl="0" w:tplc="40090001">
      <w:start w:val="1"/>
      <w:numFmt w:val="bullet"/>
      <w:lvlText w:val=""/>
      <w:lvlJc w:val="left"/>
      <w:pPr>
        <w:ind w:left="1298" w:hanging="360"/>
      </w:pPr>
      <w:rPr>
        <w:rFonts w:ascii="Symbol" w:hAnsi="Symbol" w:hint="default"/>
      </w:rPr>
    </w:lvl>
    <w:lvl w:ilvl="1" w:tplc="40090003">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30" w15:restartNumberingAfterBreak="0">
    <w:nsid w:val="75DA0C3F"/>
    <w:multiLevelType w:val="hybridMultilevel"/>
    <w:tmpl w:val="21FAD2F4"/>
    <w:lvl w:ilvl="0" w:tplc="4CA263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9266A8C"/>
    <w:multiLevelType w:val="hybridMultilevel"/>
    <w:tmpl w:val="99C8266E"/>
    <w:lvl w:ilvl="0" w:tplc="CE509372">
      <w:start w:val="1"/>
      <w:numFmt w:val="bullet"/>
      <w:pStyle w:val="BulletIndent3"/>
      <w:lvlText w:val=""/>
      <w:lvlJc w:val="left"/>
      <w:pPr>
        <w:ind w:left="2050" w:hanging="360"/>
      </w:pPr>
      <w:rPr>
        <w:rFonts w:ascii="Wingdings" w:hAnsi="Wingdings" w:hint="default"/>
      </w:rPr>
    </w:lvl>
    <w:lvl w:ilvl="1" w:tplc="40090003" w:tentative="1">
      <w:start w:val="1"/>
      <w:numFmt w:val="bullet"/>
      <w:lvlText w:val="o"/>
      <w:lvlJc w:val="left"/>
      <w:pPr>
        <w:ind w:left="2770" w:hanging="360"/>
      </w:pPr>
      <w:rPr>
        <w:rFonts w:ascii="Courier New" w:hAnsi="Courier New" w:cs="Courier New" w:hint="default"/>
      </w:rPr>
    </w:lvl>
    <w:lvl w:ilvl="2" w:tplc="40090005" w:tentative="1">
      <w:start w:val="1"/>
      <w:numFmt w:val="bullet"/>
      <w:lvlText w:val=""/>
      <w:lvlJc w:val="left"/>
      <w:pPr>
        <w:ind w:left="3490" w:hanging="360"/>
      </w:pPr>
      <w:rPr>
        <w:rFonts w:ascii="Wingdings" w:hAnsi="Wingdings" w:hint="default"/>
      </w:rPr>
    </w:lvl>
    <w:lvl w:ilvl="3" w:tplc="40090001" w:tentative="1">
      <w:start w:val="1"/>
      <w:numFmt w:val="bullet"/>
      <w:lvlText w:val=""/>
      <w:lvlJc w:val="left"/>
      <w:pPr>
        <w:ind w:left="4210" w:hanging="360"/>
      </w:pPr>
      <w:rPr>
        <w:rFonts w:ascii="Symbol" w:hAnsi="Symbol" w:hint="default"/>
      </w:rPr>
    </w:lvl>
    <w:lvl w:ilvl="4" w:tplc="40090003" w:tentative="1">
      <w:start w:val="1"/>
      <w:numFmt w:val="bullet"/>
      <w:lvlText w:val="o"/>
      <w:lvlJc w:val="left"/>
      <w:pPr>
        <w:ind w:left="4930" w:hanging="360"/>
      </w:pPr>
      <w:rPr>
        <w:rFonts w:ascii="Courier New" w:hAnsi="Courier New" w:cs="Courier New" w:hint="default"/>
      </w:rPr>
    </w:lvl>
    <w:lvl w:ilvl="5" w:tplc="40090005" w:tentative="1">
      <w:start w:val="1"/>
      <w:numFmt w:val="bullet"/>
      <w:lvlText w:val=""/>
      <w:lvlJc w:val="left"/>
      <w:pPr>
        <w:ind w:left="5650" w:hanging="360"/>
      </w:pPr>
      <w:rPr>
        <w:rFonts w:ascii="Wingdings" w:hAnsi="Wingdings" w:hint="default"/>
      </w:rPr>
    </w:lvl>
    <w:lvl w:ilvl="6" w:tplc="40090001" w:tentative="1">
      <w:start w:val="1"/>
      <w:numFmt w:val="bullet"/>
      <w:lvlText w:val=""/>
      <w:lvlJc w:val="left"/>
      <w:pPr>
        <w:ind w:left="6370" w:hanging="360"/>
      </w:pPr>
      <w:rPr>
        <w:rFonts w:ascii="Symbol" w:hAnsi="Symbol" w:hint="default"/>
      </w:rPr>
    </w:lvl>
    <w:lvl w:ilvl="7" w:tplc="40090003" w:tentative="1">
      <w:start w:val="1"/>
      <w:numFmt w:val="bullet"/>
      <w:lvlText w:val="o"/>
      <w:lvlJc w:val="left"/>
      <w:pPr>
        <w:ind w:left="7090" w:hanging="360"/>
      </w:pPr>
      <w:rPr>
        <w:rFonts w:ascii="Courier New" w:hAnsi="Courier New" w:cs="Courier New" w:hint="default"/>
      </w:rPr>
    </w:lvl>
    <w:lvl w:ilvl="8" w:tplc="40090005" w:tentative="1">
      <w:start w:val="1"/>
      <w:numFmt w:val="bullet"/>
      <w:lvlText w:val=""/>
      <w:lvlJc w:val="left"/>
      <w:pPr>
        <w:ind w:left="7810" w:hanging="360"/>
      </w:pPr>
      <w:rPr>
        <w:rFonts w:ascii="Wingdings" w:hAnsi="Wingdings" w:hint="default"/>
      </w:rPr>
    </w:lvl>
  </w:abstractNum>
  <w:num w:numId="1">
    <w:abstractNumId w:val="22"/>
  </w:num>
  <w:num w:numId="2">
    <w:abstractNumId w:val="31"/>
  </w:num>
  <w:num w:numId="3">
    <w:abstractNumId w:val="8"/>
  </w:num>
  <w:num w:numId="4">
    <w:abstractNumId w:val="17"/>
  </w:num>
  <w:num w:numId="5">
    <w:abstractNumId w:val="18"/>
  </w:num>
  <w:num w:numId="6">
    <w:abstractNumId w:val="27"/>
  </w:num>
  <w:num w:numId="7">
    <w:abstractNumId w:val="9"/>
  </w:num>
  <w:num w:numId="8">
    <w:abstractNumId w:val="28"/>
  </w:num>
  <w:num w:numId="9">
    <w:abstractNumId w:val="24"/>
    <w:lvlOverride w:ilvl="0">
      <w:startOverride w:val="1"/>
    </w:lvlOverride>
  </w:num>
  <w:num w:numId="10">
    <w:abstractNumId w:val="11"/>
  </w:num>
  <w:num w:numId="11">
    <w:abstractNumId w:val="7"/>
  </w:num>
  <w:num w:numId="12">
    <w:abstractNumId w:val="5"/>
  </w:num>
  <w:num w:numId="13">
    <w:abstractNumId w:val="4"/>
  </w:num>
  <w:num w:numId="14">
    <w:abstractNumId w:val="23"/>
  </w:num>
  <w:num w:numId="15">
    <w:abstractNumId w:val="16"/>
  </w:num>
  <w:num w:numId="16">
    <w:abstractNumId w:val="30"/>
  </w:num>
  <w:num w:numId="17">
    <w:abstractNumId w:val="25"/>
  </w:num>
  <w:num w:numId="18">
    <w:abstractNumId w:val="19"/>
  </w:num>
  <w:num w:numId="19">
    <w:abstractNumId w:val="10"/>
  </w:num>
  <w:num w:numId="20">
    <w:abstractNumId w:val="14"/>
  </w:num>
  <w:num w:numId="21">
    <w:abstractNumId w:val="0"/>
  </w:num>
  <w:num w:numId="22">
    <w:abstractNumId w:val="12"/>
  </w:num>
  <w:num w:numId="23">
    <w:abstractNumId w:val="3"/>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2"/>
  </w:num>
  <w:num w:numId="27">
    <w:abstractNumId w:val="29"/>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
  </w:num>
  <w:num w:numId="31">
    <w:abstractNumId w:val="26"/>
  </w:num>
  <w:num w:numId="32">
    <w:abstractNumId w:val="7"/>
  </w:num>
  <w:num w:numId="33">
    <w:abstractNumId w:val="6"/>
  </w:num>
  <w:num w:numId="34">
    <w:abstractNumId w:val="13"/>
  </w:num>
  <w:num w:numId="35">
    <w:abstractNumId w:val="2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alvi, Ajay">
    <w15:presenceInfo w15:providerId="AD" w15:userId="S::avalvi@ptc.com::47ec482e-366b-45e1-9e01-78a37e954b1b"/>
  </w15:person>
  <w15:person w15:author="Kiran Kumar Jasti">
    <w15:presenceInfo w15:providerId="AD" w15:userId="S-1-5-21-1331123595-1268543636-1032973340-52822"/>
  </w15:person>
  <w15:person w15:author="Kalimuthu C">
    <w15:presenceInfo w15:providerId="AD" w15:userId="S-1-5-21-1331123595-1268543636-1032973340-83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embedSystemFont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trackRevisions/>
  <w:defaultTabStop w:val="720"/>
  <w:defaultTableStyle w:val="TableGrid"/>
  <w:drawingGridHorizontalSpacing w:val="11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3BC"/>
    <w:rsid w:val="00002692"/>
    <w:rsid w:val="000071CB"/>
    <w:rsid w:val="00016125"/>
    <w:rsid w:val="0001766E"/>
    <w:rsid w:val="00020E40"/>
    <w:rsid w:val="00024398"/>
    <w:rsid w:val="0002586E"/>
    <w:rsid w:val="00026460"/>
    <w:rsid w:val="000266CD"/>
    <w:rsid w:val="00033E25"/>
    <w:rsid w:val="00034E28"/>
    <w:rsid w:val="00036570"/>
    <w:rsid w:val="00037B54"/>
    <w:rsid w:val="00052530"/>
    <w:rsid w:val="00053BC6"/>
    <w:rsid w:val="00054A0C"/>
    <w:rsid w:val="0005564D"/>
    <w:rsid w:val="000563FD"/>
    <w:rsid w:val="000569DC"/>
    <w:rsid w:val="00057591"/>
    <w:rsid w:val="0006348B"/>
    <w:rsid w:val="00065046"/>
    <w:rsid w:val="00065FAA"/>
    <w:rsid w:val="00070BFC"/>
    <w:rsid w:val="000714F0"/>
    <w:rsid w:val="00077843"/>
    <w:rsid w:val="00080070"/>
    <w:rsid w:val="00080F4D"/>
    <w:rsid w:val="000820CA"/>
    <w:rsid w:val="000843D5"/>
    <w:rsid w:val="00084FF1"/>
    <w:rsid w:val="00097DF0"/>
    <w:rsid w:val="000A3702"/>
    <w:rsid w:val="000A4DC3"/>
    <w:rsid w:val="000A5618"/>
    <w:rsid w:val="000A6209"/>
    <w:rsid w:val="000A6DFE"/>
    <w:rsid w:val="000B263A"/>
    <w:rsid w:val="000B7BF3"/>
    <w:rsid w:val="000B7FA9"/>
    <w:rsid w:val="000C1F65"/>
    <w:rsid w:val="000C3236"/>
    <w:rsid w:val="000C50B5"/>
    <w:rsid w:val="000D05DF"/>
    <w:rsid w:val="000D0D24"/>
    <w:rsid w:val="000D123B"/>
    <w:rsid w:val="000D670B"/>
    <w:rsid w:val="000D6FE1"/>
    <w:rsid w:val="000E0F68"/>
    <w:rsid w:val="000E4C8B"/>
    <w:rsid w:val="000E5C95"/>
    <w:rsid w:val="000E64B0"/>
    <w:rsid w:val="000E7101"/>
    <w:rsid w:val="000F39FB"/>
    <w:rsid w:val="001010B4"/>
    <w:rsid w:val="001013D4"/>
    <w:rsid w:val="00102C74"/>
    <w:rsid w:val="00105730"/>
    <w:rsid w:val="00106304"/>
    <w:rsid w:val="00106A92"/>
    <w:rsid w:val="00110631"/>
    <w:rsid w:val="00111751"/>
    <w:rsid w:val="00117270"/>
    <w:rsid w:val="00120AEA"/>
    <w:rsid w:val="00120ED2"/>
    <w:rsid w:val="00122FF6"/>
    <w:rsid w:val="00123491"/>
    <w:rsid w:val="00123C45"/>
    <w:rsid w:val="00123FE2"/>
    <w:rsid w:val="00124011"/>
    <w:rsid w:val="00124B30"/>
    <w:rsid w:val="00125467"/>
    <w:rsid w:val="001302B8"/>
    <w:rsid w:val="00136C1B"/>
    <w:rsid w:val="00141A0C"/>
    <w:rsid w:val="00143595"/>
    <w:rsid w:val="001463D0"/>
    <w:rsid w:val="00150FDE"/>
    <w:rsid w:val="00153381"/>
    <w:rsid w:val="0015643F"/>
    <w:rsid w:val="00164C7E"/>
    <w:rsid w:val="00165FAA"/>
    <w:rsid w:val="00172095"/>
    <w:rsid w:val="001731DF"/>
    <w:rsid w:val="001733C0"/>
    <w:rsid w:val="001759BF"/>
    <w:rsid w:val="00175C5F"/>
    <w:rsid w:val="0017777E"/>
    <w:rsid w:val="001804A8"/>
    <w:rsid w:val="00183023"/>
    <w:rsid w:val="0018318C"/>
    <w:rsid w:val="001841D2"/>
    <w:rsid w:val="00194886"/>
    <w:rsid w:val="00195E78"/>
    <w:rsid w:val="00196739"/>
    <w:rsid w:val="00197482"/>
    <w:rsid w:val="001A08B2"/>
    <w:rsid w:val="001A1225"/>
    <w:rsid w:val="001A1653"/>
    <w:rsid w:val="001A20BC"/>
    <w:rsid w:val="001A7AAE"/>
    <w:rsid w:val="001B1570"/>
    <w:rsid w:val="001B4726"/>
    <w:rsid w:val="001B649D"/>
    <w:rsid w:val="001B6BE4"/>
    <w:rsid w:val="001B6D18"/>
    <w:rsid w:val="001B727F"/>
    <w:rsid w:val="001B7FD0"/>
    <w:rsid w:val="001C17B4"/>
    <w:rsid w:val="001C2527"/>
    <w:rsid w:val="001C4EA7"/>
    <w:rsid w:val="001D1691"/>
    <w:rsid w:val="001D26DF"/>
    <w:rsid w:val="001D2E1A"/>
    <w:rsid w:val="001D36F9"/>
    <w:rsid w:val="001D416A"/>
    <w:rsid w:val="001D5CBF"/>
    <w:rsid w:val="001D6191"/>
    <w:rsid w:val="001E1276"/>
    <w:rsid w:val="001E2129"/>
    <w:rsid w:val="001E2A8A"/>
    <w:rsid w:val="001E5E1B"/>
    <w:rsid w:val="001E61F3"/>
    <w:rsid w:val="001E6F88"/>
    <w:rsid w:val="001E7A6D"/>
    <w:rsid w:val="001F00EC"/>
    <w:rsid w:val="001F3A18"/>
    <w:rsid w:val="001F3AAB"/>
    <w:rsid w:val="001F521D"/>
    <w:rsid w:val="001F5E46"/>
    <w:rsid w:val="001F7383"/>
    <w:rsid w:val="00200F8A"/>
    <w:rsid w:val="002016D6"/>
    <w:rsid w:val="0020217E"/>
    <w:rsid w:val="00203150"/>
    <w:rsid w:val="00203905"/>
    <w:rsid w:val="00204563"/>
    <w:rsid w:val="00206F33"/>
    <w:rsid w:val="00211707"/>
    <w:rsid w:val="002117BD"/>
    <w:rsid w:val="00212512"/>
    <w:rsid w:val="00212E9C"/>
    <w:rsid w:val="0021406D"/>
    <w:rsid w:val="002142B1"/>
    <w:rsid w:val="002155D0"/>
    <w:rsid w:val="0022163C"/>
    <w:rsid w:val="00221F19"/>
    <w:rsid w:val="002267B7"/>
    <w:rsid w:val="00227332"/>
    <w:rsid w:val="00227F07"/>
    <w:rsid w:val="002320E2"/>
    <w:rsid w:val="00234C72"/>
    <w:rsid w:val="00235F59"/>
    <w:rsid w:val="00237D68"/>
    <w:rsid w:val="002401F1"/>
    <w:rsid w:val="00242330"/>
    <w:rsid w:val="00243ABA"/>
    <w:rsid w:val="00243F07"/>
    <w:rsid w:val="002445C4"/>
    <w:rsid w:val="00251D63"/>
    <w:rsid w:val="002527AB"/>
    <w:rsid w:val="00257005"/>
    <w:rsid w:val="00257D68"/>
    <w:rsid w:val="0026162A"/>
    <w:rsid w:val="00261BD9"/>
    <w:rsid w:val="00261EB2"/>
    <w:rsid w:val="00262700"/>
    <w:rsid w:val="002628EB"/>
    <w:rsid w:val="002638E8"/>
    <w:rsid w:val="0026548E"/>
    <w:rsid w:val="00265708"/>
    <w:rsid w:val="00265FE6"/>
    <w:rsid w:val="00267AEB"/>
    <w:rsid w:val="00274882"/>
    <w:rsid w:val="00275B84"/>
    <w:rsid w:val="00277744"/>
    <w:rsid w:val="00282618"/>
    <w:rsid w:val="00285BEA"/>
    <w:rsid w:val="00291525"/>
    <w:rsid w:val="00294A75"/>
    <w:rsid w:val="002C09B5"/>
    <w:rsid w:val="002C298C"/>
    <w:rsid w:val="002C3ED5"/>
    <w:rsid w:val="002C4D58"/>
    <w:rsid w:val="002C6F26"/>
    <w:rsid w:val="002C7DBF"/>
    <w:rsid w:val="002D1B47"/>
    <w:rsid w:val="002D2398"/>
    <w:rsid w:val="002D2488"/>
    <w:rsid w:val="002D3E94"/>
    <w:rsid w:val="002E0C14"/>
    <w:rsid w:val="002E2A7C"/>
    <w:rsid w:val="002E3652"/>
    <w:rsid w:val="002E5C61"/>
    <w:rsid w:val="002E5F92"/>
    <w:rsid w:val="002E6731"/>
    <w:rsid w:val="002F0F1A"/>
    <w:rsid w:val="002F3BF7"/>
    <w:rsid w:val="002F436A"/>
    <w:rsid w:val="002F4EAE"/>
    <w:rsid w:val="002F7163"/>
    <w:rsid w:val="003013A4"/>
    <w:rsid w:val="00301E2F"/>
    <w:rsid w:val="0030220B"/>
    <w:rsid w:val="00303A3F"/>
    <w:rsid w:val="0030576D"/>
    <w:rsid w:val="00305F95"/>
    <w:rsid w:val="00306B96"/>
    <w:rsid w:val="00306BD0"/>
    <w:rsid w:val="00310179"/>
    <w:rsid w:val="0031098E"/>
    <w:rsid w:val="00310AD5"/>
    <w:rsid w:val="00311336"/>
    <w:rsid w:val="00313424"/>
    <w:rsid w:val="00316903"/>
    <w:rsid w:val="00317E6D"/>
    <w:rsid w:val="00324B29"/>
    <w:rsid w:val="003279B3"/>
    <w:rsid w:val="0033254E"/>
    <w:rsid w:val="00335A8F"/>
    <w:rsid w:val="0033793B"/>
    <w:rsid w:val="00342ABA"/>
    <w:rsid w:val="00345214"/>
    <w:rsid w:val="00350702"/>
    <w:rsid w:val="003508E1"/>
    <w:rsid w:val="00356577"/>
    <w:rsid w:val="00361E90"/>
    <w:rsid w:val="0036641E"/>
    <w:rsid w:val="00372B96"/>
    <w:rsid w:val="003736CB"/>
    <w:rsid w:val="0037788D"/>
    <w:rsid w:val="003806CF"/>
    <w:rsid w:val="00384822"/>
    <w:rsid w:val="003855E1"/>
    <w:rsid w:val="00386579"/>
    <w:rsid w:val="003901B0"/>
    <w:rsid w:val="00392991"/>
    <w:rsid w:val="00393BE1"/>
    <w:rsid w:val="00395C85"/>
    <w:rsid w:val="00396026"/>
    <w:rsid w:val="00397120"/>
    <w:rsid w:val="003A4D42"/>
    <w:rsid w:val="003A7121"/>
    <w:rsid w:val="003A7BA1"/>
    <w:rsid w:val="003B3033"/>
    <w:rsid w:val="003B31E8"/>
    <w:rsid w:val="003B3E1E"/>
    <w:rsid w:val="003B6327"/>
    <w:rsid w:val="003C06A1"/>
    <w:rsid w:val="003C1A76"/>
    <w:rsid w:val="003C3533"/>
    <w:rsid w:val="003C5D40"/>
    <w:rsid w:val="003E06AC"/>
    <w:rsid w:val="003E1070"/>
    <w:rsid w:val="003E18A3"/>
    <w:rsid w:val="003E375B"/>
    <w:rsid w:val="003E49EB"/>
    <w:rsid w:val="003E549A"/>
    <w:rsid w:val="003E73C5"/>
    <w:rsid w:val="003F149D"/>
    <w:rsid w:val="003F28DB"/>
    <w:rsid w:val="003F3607"/>
    <w:rsid w:val="003F4AF4"/>
    <w:rsid w:val="003F59E8"/>
    <w:rsid w:val="00404985"/>
    <w:rsid w:val="00404A60"/>
    <w:rsid w:val="004070DC"/>
    <w:rsid w:val="00411C76"/>
    <w:rsid w:val="0042149C"/>
    <w:rsid w:val="00422C90"/>
    <w:rsid w:val="004235EA"/>
    <w:rsid w:val="00423D9A"/>
    <w:rsid w:val="004261D9"/>
    <w:rsid w:val="004262C3"/>
    <w:rsid w:val="00432CD0"/>
    <w:rsid w:val="00433DF6"/>
    <w:rsid w:val="0043468B"/>
    <w:rsid w:val="00434F22"/>
    <w:rsid w:val="004370A5"/>
    <w:rsid w:val="00443932"/>
    <w:rsid w:val="004440F6"/>
    <w:rsid w:val="00444340"/>
    <w:rsid w:val="004462ED"/>
    <w:rsid w:val="00446863"/>
    <w:rsid w:val="00447F5F"/>
    <w:rsid w:val="004503B6"/>
    <w:rsid w:val="00452D0D"/>
    <w:rsid w:val="004538D4"/>
    <w:rsid w:val="00455677"/>
    <w:rsid w:val="00456024"/>
    <w:rsid w:val="004603BA"/>
    <w:rsid w:val="00461C45"/>
    <w:rsid w:val="004659D1"/>
    <w:rsid w:val="00467170"/>
    <w:rsid w:val="00470640"/>
    <w:rsid w:val="00471306"/>
    <w:rsid w:val="00471452"/>
    <w:rsid w:val="00475BD4"/>
    <w:rsid w:val="00475E84"/>
    <w:rsid w:val="00480E91"/>
    <w:rsid w:val="00481640"/>
    <w:rsid w:val="004850F9"/>
    <w:rsid w:val="00485A6C"/>
    <w:rsid w:val="00490AE7"/>
    <w:rsid w:val="00491807"/>
    <w:rsid w:val="00493023"/>
    <w:rsid w:val="004937B2"/>
    <w:rsid w:val="00493872"/>
    <w:rsid w:val="004948F4"/>
    <w:rsid w:val="004960CF"/>
    <w:rsid w:val="004977A5"/>
    <w:rsid w:val="004A2B5B"/>
    <w:rsid w:val="004A4FB5"/>
    <w:rsid w:val="004A57B4"/>
    <w:rsid w:val="004A779B"/>
    <w:rsid w:val="004A7B34"/>
    <w:rsid w:val="004B0184"/>
    <w:rsid w:val="004B09C4"/>
    <w:rsid w:val="004B0E35"/>
    <w:rsid w:val="004B2B28"/>
    <w:rsid w:val="004B2D6E"/>
    <w:rsid w:val="004B2EA6"/>
    <w:rsid w:val="004B2EDD"/>
    <w:rsid w:val="004B3A5B"/>
    <w:rsid w:val="004B3FA7"/>
    <w:rsid w:val="004B41AA"/>
    <w:rsid w:val="004B74C2"/>
    <w:rsid w:val="004C5217"/>
    <w:rsid w:val="004C55E5"/>
    <w:rsid w:val="004C63FA"/>
    <w:rsid w:val="004C67C6"/>
    <w:rsid w:val="004C768E"/>
    <w:rsid w:val="004D0135"/>
    <w:rsid w:val="004D3A65"/>
    <w:rsid w:val="004D44D1"/>
    <w:rsid w:val="004D7F6D"/>
    <w:rsid w:val="004E276E"/>
    <w:rsid w:val="004E28FC"/>
    <w:rsid w:val="004E3CD2"/>
    <w:rsid w:val="004F4421"/>
    <w:rsid w:val="004F6BF7"/>
    <w:rsid w:val="0050566A"/>
    <w:rsid w:val="00506A9F"/>
    <w:rsid w:val="00506D64"/>
    <w:rsid w:val="00507DFA"/>
    <w:rsid w:val="00510B3B"/>
    <w:rsid w:val="005111C9"/>
    <w:rsid w:val="0051135B"/>
    <w:rsid w:val="005130DE"/>
    <w:rsid w:val="00513FD5"/>
    <w:rsid w:val="0051540D"/>
    <w:rsid w:val="0051788A"/>
    <w:rsid w:val="005212E4"/>
    <w:rsid w:val="00522717"/>
    <w:rsid w:val="00523A3A"/>
    <w:rsid w:val="0052442B"/>
    <w:rsid w:val="005249D2"/>
    <w:rsid w:val="005259DD"/>
    <w:rsid w:val="00526E7E"/>
    <w:rsid w:val="0052764C"/>
    <w:rsid w:val="0053220A"/>
    <w:rsid w:val="00532D7B"/>
    <w:rsid w:val="00535CEE"/>
    <w:rsid w:val="00536499"/>
    <w:rsid w:val="005370A2"/>
    <w:rsid w:val="00542A28"/>
    <w:rsid w:val="0054398C"/>
    <w:rsid w:val="0054756E"/>
    <w:rsid w:val="0055130D"/>
    <w:rsid w:val="00551382"/>
    <w:rsid w:val="00551DBE"/>
    <w:rsid w:val="00555AC7"/>
    <w:rsid w:val="005560E0"/>
    <w:rsid w:val="00556633"/>
    <w:rsid w:val="005615E0"/>
    <w:rsid w:val="00562494"/>
    <w:rsid w:val="0056464A"/>
    <w:rsid w:val="005659E8"/>
    <w:rsid w:val="00567821"/>
    <w:rsid w:val="00567CCF"/>
    <w:rsid w:val="00573131"/>
    <w:rsid w:val="00573C57"/>
    <w:rsid w:val="0057413F"/>
    <w:rsid w:val="00574197"/>
    <w:rsid w:val="0057496B"/>
    <w:rsid w:val="00574FA3"/>
    <w:rsid w:val="0057616E"/>
    <w:rsid w:val="005763E5"/>
    <w:rsid w:val="00576696"/>
    <w:rsid w:val="00577163"/>
    <w:rsid w:val="00582B9B"/>
    <w:rsid w:val="00583F0B"/>
    <w:rsid w:val="005844EB"/>
    <w:rsid w:val="0058600D"/>
    <w:rsid w:val="00587F0A"/>
    <w:rsid w:val="00590234"/>
    <w:rsid w:val="00590921"/>
    <w:rsid w:val="00591C7A"/>
    <w:rsid w:val="005928BF"/>
    <w:rsid w:val="00595585"/>
    <w:rsid w:val="005A01A0"/>
    <w:rsid w:val="005A1B9A"/>
    <w:rsid w:val="005A61EB"/>
    <w:rsid w:val="005A6587"/>
    <w:rsid w:val="005B145B"/>
    <w:rsid w:val="005B1594"/>
    <w:rsid w:val="005B423C"/>
    <w:rsid w:val="005B4983"/>
    <w:rsid w:val="005C15AF"/>
    <w:rsid w:val="005C21B6"/>
    <w:rsid w:val="005C30D6"/>
    <w:rsid w:val="005C48D8"/>
    <w:rsid w:val="005C66C0"/>
    <w:rsid w:val="005D0A99"/>
    <w:rsid w:val="005D2C35"/>
    <w:rsid w:val="005D7E9F"/>
    <w:rsid w:val="005E3703"/>
    <w:rsid w:val="005F3587"/>
    <w:rsid w:val="005F69D3"/>
    <w:rsid w:val="005F7F6D"/>
    <w:rsid w:val="00600B6B"/>
    <w:rsid w:val="00604D1E"/>
    <w:rsid w:val="00605B4A"/>
    <w:rsid w:val="00605F06"/>
    <w:rsid w:val="006066EB"/>
    <w:rsid w:val="0060709D"/>
    <w:rsid w:val="00607CFD"/>
    <w:rsid w:val="00612DCB"/>
    <w:rsid w:val="006159EB"/>
    <w:rsid w:val="006166D6"/>
    <w:rsid w:val="00620728"/>
    <w:rsid w:val="00621B19"/>
    <w:rsid w:val="00622B79"/>
    <w:rsid w:val="006240D2"/>
    <w:rsid w:val="0062540B"/>
    <w:rsid w:val="00625F43"/>
    <w:rsid w:val="0062612F"/>
    <w:rsid w:val="0062768C"/>
    <w:rsid w:val="0063055D"/>
    <w:rsid w:val="00630A0D"/>
    <w:rsid w:val="00637FCF"/>
    <w:rsid w:val="00642FFC"/>
    <w:rsid w:val="006433A3"/>
    <w:rsid w:val="00645344"/>
    <w:rsid w:val="00646DCA"/>
    <w:rsid w:val="006503EB"/>
    <w:rsid w:val="006507EF"/>
    <w:rsid w:val="006512B6"/>
    <w:rsid w:val="00651DD6"/>
    <w:rsid w:val="00652983"/>
    <w:rsid w:val="006538D5"/>
    <w:rsid w:val="00653A3D"/>
    <w:rsid w:val="006541C8"/>
    <w:rsid w:val="006553BB"/>
    <w:rsid w:val="006557DB"/>
    <w:rsid w:val="00662D35"/>
    <w:rsid w:val="0066346B"/>
    <w:rsid w:val="00664DAB"/>
    <w:rsid w:val="00664DEC"/>
    <w:rsid w:val="006660E2"/>
    <w:rsid w:val="0067224C"/>
    <w:rsid w:val="00674B34"/>
    <w:rsid w:val="00674B91"/>
    <w:rsid w:val="0067723A"/>
    <w:rsid w:val="0068248F"/>
    <w:rsid w:val="006827D5"/>
    <w:rsid w:val="006834DB"/>
    <w:rsid w:val="00685F53"/>
    <w:rsid w:val="00687D47"/>
    <w:rsid w:val="00692CDD"/>
    <w:rsid w:val="006934A4"/>
    <w:rsid w:val="00695A97"/>
    <w:rsid w:val="00697CE2"/>
    <w:rsid w:val="00697FC4"/>
    <w:rsid w:val="006A1D1F"/>
    <w:rsid w:val="006A1E6E"/>
    <w:rsid w:val="006A3CAF"/>
    <w:rsid w:val="006A51D7"/>
    <w:rsid w:val="006B148D"/>
    <w:rsid w:val="006B66F2"/>
    <w:rsid w:val="006B6B46"/>
    <w:rsid w:val="006B719F"/>
    <w:rsid w:val="006C4006"/>
    <w:rsid w:val="006C5EEA"/>
    <w:rsid w:val="006C74C3"/>
    <w:rsid w:val="006D21FB"/>
    <w:rsid w:val="006D4AEA"/>
    <w:rsid w:val="006D5716"/>
    <w:rsid w:val="006E017B"/>
    <w:rsid w:val="006E138D"/>
    <w:rsid w:val="006E3662"/>
    <w:rsid w:val="006E4487"/>
    <w:rsid w:val="006E4DE7"/>
    <w:rsid w:val="006E5D46"/>
    <w:rsid w:val="006E6AA2"/>
    <w:rsid w:val="006F13C2"/>
    <w:rsid w:val="006F1520"/>
    <w:rsid w:val="006F339E"/>
    <w:rsid w:val="006F3457"/>
    <w:rsid w:val="006F4051"/>
    <w:rsid w:val="006F47AF"/>
    <w:rsid w:val="006F6900"/>
    <w:rsid w:val="006F77B2"/>
    <w:rsid w:val="00702A4E"/>
    <w:rsid w:val="00703516"/>
    <w:rsid w:val="0070513E"/>
    <w:rsid w:val="0070535E"/>
    <w:rsid w:val="00707F72"/>
    <w:rsid w:val="007135FB"/>
    <w:rsid w:val="00717E0D"/>
    <w:rsid w:val="00721142"/>
    <w:rsid w:val="00721594"/>
    <w:rsid w:val="00721F02"/>
    <w:rsid w:val="00723C23"/>
    <w:rsid w:val="00723FA0"/>
    <w:rsid w:val="00724B9D"/>
    <w:rsid w:val="00724DB1"/>
    <w:rsid w:val="0072672A"/>
    <w:rsid w:val="00726D40"/>
    <w:rsid w:val="00727505"/>
    <w:rsid w:val="0072769C"/>
    <w:rsid w:val="00727FBB"/>
    <w:rsid w:val="00730114"/>
    <w:rsid w:val="00732006"/>
    <w:rsid w:val="00736340"/>
    <w:rsid w:val="00736FB8"/>
    <w:rsid w:val="00741198"/>
    <w:rsid w:val="00743C34"/>
    <w:rsid w:val="00744DEB"/>
    <w:rsid w:val="00745F4D"/>
    <w:rsid w:val="00746085"/>
    <w:rsid w:val="00746FDA"/>
    <w:rsid w:val="007507A0"/>
    <w:rsid w:val="007533AB"/>
    <w:rsid w:val="00753899"/>
    <w:rsid w:val="00754861"/>
    <w:rsid w:val="007570E2"/>
    <w:rsid w:val="00761E39"/>
    <w:rsid w:val="0076329B"/>
    <w:rsid w:val="007635A8"/>
    <w:rsid w:val="00763847"/>
    <w:rsid w:val="0076674C"/>
    <w:rsid w:val="00772C35"/>
    <w:rsid w:val="00772F68"/>
    <w:rsid w:val="00773275"/>
    <w:rsid w:val="00776AF4"/>
    <w:rsid w:val="00777A31"/>
    <w:rsid w:val="00782318"/>
    <w:rsid w:val="00782EF3"/>
    <w:rsid w:val="00783691"/>
    <w:rsid w:val="007848AA"/>
    <w:rsid w:val="00784B64"/>
    <w:rsid w:val="00785118"/>
    <w:rsid w:val="00785F61"/>
    <w:rsid w:val="00787B2B"/>
    <w:rsid w:val="0079204A"/>
    <w:rsid w:val="007938F3"/>
    <w:rsid w:val="00794A6B"/>
    <w:rsid w:val="007A1957"/>
    <w:rsid w:val="007A240A"/>
    <w:rsid w:val="007A2454"/>
    <w:rsid w:val="007A6EB3"/>
    <w:rsid w:val="007B029B"/>
    <w:rsid w:val="007B2F90"/>
    <w:rsid w:val="007B359F"/>
    <w:rsid w:val="007B5C3C"/>
    <w:rsid w:val="007B6B7D"/>
    <w:rsid w:val="007B6E98"/>
    <w:rsid w:val="007B6F3B"/>
    <w:rsid w:val="007B766C"/>
    <w:rsid w:val="007B7CC2"/>
    <w:rsid w:val="007C0A03"/>
    <w:rsid w:val="007C2104"/>
    <w:rsid w:val="007C5B9F"/>
    <w:rsid w:val="007C6AD9"/>
    <w:rsid w:val="007D079F"/>
    <w:rsid w:val="007D2D63"/>
    <w:rsid w:val="007D32B4"/>
    <w:rsid w:val="007D3FB0"/>
    <w:rsid w:val="007D6E7A"/>
    <w:rsid w:val="007D7C56"/>
    <w:rsid w:val="007D7DFC"/>
    <w:rsid w:val="007E0846"/>
    <w:rsid w:val="007E0C32"/>
    <w:rsid w:val="007E3DC3"/>
    <w:rsid w:val="007E571D"/>
    <w:rsid w:val="007F2FFD"/>
    <w:rsid w:val="007F3561"/>
    <w:rsid w:val="007F3943"/>
    <w:rsid w:val="0080087C"/>
    <w:rsid w:val="00802E77"/>
    <w:rsid w:val="0080438F"/>
    <w:rsid w:val="00804BF0"/>
    <w:rsid w:val="00805243"/>
    <w:rsid w:val="00807902"/>
    <w:rsid w:val="00810004"/>
    <w:rsid w:val="00810387"/>
    <w:rsid w:val="008103F5"/>
    <w:rsid w:val="00811912"/>
    <w:rsid w:val="00813736"/>
    <w:rsid w:val="008157B8"/>
    <w:rsid w:val="00815E25"/>
    <w:rsid w:val="00817109"/>
    <w:rsid w:val="00820B0F"/>
    <w:rsid w:val="00821B05"/>
    <w:rsid w:val="00822C16"/>
    <w:rsid w:val="0082338E"/>
    <w:rsid w:val="00825F35"/>
    <w:rsid w:val="008279B8"/>
    <w:rsid w:val="00827A6C"/>
    <w:rsid w:val="00827B5F"/>
    <w:rsid w:val="00830EA3"/>
    <w:rsid w:val="008318AE"/>
    <w:rsid w:val="00833686"/>
    <w:rsid w:val="00833CAE"/>
    <w:rsid w:val="0083656E"/>
    <w:rsid w:val="00837426"/>
    <w:rsid w:val="00841F44"/>
    <w:rsid w:val="008478ED"/>
    <w:rsid w:val="00850A0E"/>
    <w:rsid w:val="00852B8A"/>
    <w:rsid w:val="00853864"/>
    <w:rsid w:val="00853DF6"/>
    <w:rsid w:val="00853ECB"/>
    <w:rsid w:val="0085584A"/>
    <w:rsid w:val="00856C1E"/>
    <w:rsid w:val="00857231"/>
    <w:rsid w:val="0086058A"/>
    <w:rsid w:val="00862388"/>
    <w:rsid w:val="00862DFF"/>
    <w:rsid w:val="00865D12"/>
    <w:rsid w:val="008675AE"/>
    <w:rsid w:val="00870ADE"/>
    <w:rsid w:val="00875103"/>
    <w:rsid w:val="008766C9"/>
    <w:rsid w:val="00876A1A"/>
    <w:rsid w:val="0088000F"/>
    <w:rsid w:val="00883C43"/>
    <w:rsid w:val="008864FF"/>
    <w:rsid w:val="00892F4B"/>
    <w:rsid w:val="00895CFA"/>
    <w:rsid w:val="008969BB"/>
    <w:rsid w:val="00896D3E"/>
    <w:rsid w:val="008A02F5"/>
    <w:rsid w:val="008A2838"/>
    <w:rsid w:val="008A2FF2"/>
    <w:rsid w:val="008A4845"/>
    <w:rsid w:val="008A50B3"/>
    <w:rsid w:val="008A5648"/>
    <w:rsid w:val="008A59F4"/>
    <w:rsid w:val="008A5B57"/>
    <w:rsid w:val="008A754F"/>
    <w:rsid w:val="008A780B"/>
    <w:rsid w:val="008B167D"/>
    <w:rsid w:val="008B267E"/>
    <w:rsid w:val="008B54D2"/>
    <w:rsid w:val="008C0F1E"/>
    <w:rsid w:val="008C1634"/>
    <w:rsid w:val="008C304D"/>
    <w:rsid w:val="008C461D"/>
    <w:rsid w:val="008C4F76"/>
    <w:rsid w:val="008C70CE"/>
    <w:rsid w:val="008C72A3"/>
    <w:rsid w:val="008D098C"/>
    <w:rsid w:val="008E3CA5"/>
    <w:rsid w:val="008E41D6"/>
    <w:rsid w:val="008E61D3"/>
    <w:rsid w:val="008E7DF3"/>
    <w:rsid w:val="008F0372"/>
    <w:rsid w:val="008F4890"/>
    <w:rsid w:val="008F5BE3"/>
    <w:rsid w:val="008F7190"/>
    <w:rsid w:val="00901C1A"/>
    <w:rsid w:val="009041B4"/>
    <w:rsid w:val="00906E84"/>
    <w:rsid w:val="009129B1"/>
    <w:rsid w:val="00912A47"/>
    <w:rsid w:val="00916F68"/>
    <w:rsid w:val="00924405"/>
    <w:rsid w:val="0092499C"/>
    <w:rsid w:val="009278D2"/>
    <w:rsid w:val="00932B04"/>
    <w:rsid w:val="00935B9B"/>
    <w:rsid w:val="0094034F"/>
    <w:rsid w:val="00940A37"/>
    <w:rsid w:val="009418B6"/>
    <w:rsid w:val="00942E1F"/>
    <w:rsid w:val="0094313F"/>
    <w:rsid w:val="00945906"/>
    <w:rsid w:val="00945E1C"/>
    <w:rsid w:val="009479E0"/>
    <w:rsid w:val="00950E9D"/>
    <w:rsid w:val="00953236"/>
    <w:rsid w:val="00953A62"/>
    <w:rsid w:val="00953F9A"/>
    <w:rsid w:val="00960128"/>
    <w:rsid w:val="00964AF7"/>
    <w:rsid w:val="00964BB2"/>
    <w:rsid w:val="00966D83"/>
    <w:rsid w:val="009725D2"/>
    <w:rsid w:val="009746BA"/>
    <w:rsid w:val="0097559D"/>
    <w:rsid w:val="00980280"/>
    <w:rsid w:val="009866B5"/>
    <w:rsid w:val="009867C4"/>
    <w:rsid w:val="00991527"/>
    <w:rsid w:val="00991A6E"/>
    <w:rsid w:val="009A28C3"/>
    <w:rsid w:val="009A3824"/>
    <w:rsid w:val="009A543D"/>
    <w:rsid w:val="009A6DC0"/>
    <w:rsid w:val="009A76F2"/>
    <w:rsid w:val="009B13DA"/>
    <w:rsid w:val="009B49EC"/>
    <w:rsid w:val="009B51EB"/>
    <w:rsid w:val="009B63E5"/>
    <w:rsid w:val="009B6ACB"/>
    <w:rsid w:val="009B71B2"/>
    <w:rsid w:val="009B7F97"/>
    <w:rsid w:val="009C173F"/>
    <w:rsid w:val="009C2A60"/>
    <w:rsid w:val="009C31E4"/>
    <w:rsid w:val="009C5A13"/>
    <w:rsid w:val="009C7E01"/>
    <w:rsid w:val="009C7F89"/>
    <w:rsid w:val="009D6AEB"/>
    <w:rsid w:val="009D6CD9"/>
    <w:rsid w:val="009E01F2"/>
    <w:rsid w:val="009E4247"/>
    <w:rsid w:val="009F2793"/>
    <w:rsid w:val="009F30B9"/>
    <w:rsid w:val="009F35BE"/>
    <w:rsid w:val="009F374C"/>
    <w:rsid w:val="009F7316"/>
    <w:rsid w:val="009F73B4"/>
    <w:rsid w:val="00A02DD2"/>
    <w:rsid w:val="00A0477B"/>
    <w:rsid w:val="00A04F30"/>
    <w:rsid w:val="00A0503A"/>
    <w:rsid w:val="00A05674"/>
    <w:rsid w:val="00A0743A"/>
    <w:rsid w:val="00A10A79"/>
    <w:rsid w:val="00A21041"/>
    <w:rsid w:val="00A212F8"/>
    <w:rsid w:val="00A2325F"/>
    <w:rsid w:val="00A252A1"/>
    <w:rsid w:val="00A263A9"/>
    <w:rsid w:val="00A2733A"/>
    <w:rsid w:val="00A30326"/>
    <w:rsid w:val="00A3283E"/>
    <w:rsid w:val="00A34112"/>
    <w:rsid w:val="00A3726A"/>
    <w:rsid w:val="00A4033F"/>
    <w:rsid w:val="00A425EA"/>
    <w:rsid w:val="00A44CA8"/>
    <w:rsid w:val="00A4678D"/>
    <w:rsid w:val="00A4739A"/>
    <w:rsid w:val="00A50F2E"/>
    <w:rsid w:val="00A51D20"/>
    <w:rsid w:val="00A52CAD"/>
    <w:rsid w:val="00A52F3C"/>
    <w:rsid w:val="00A637E3"/>
    <w:rsid w:val="00A6798F"/>
    <w:rsid w:val="00A7058B"/>
    <w:rsid w:val="00A72575"/>
    <w:rsid w:val="00A8124C"/>
    <w:rsid w:val="00A82510"/>
    <w:rsid w:val="00A82C26"/>
    <w:rsid w:val="00A83A3D"/>
    <w:rsid w:val="00A83C3B"/>
    <w:rsid w:val="00A92BDB"/>
    <w:rsid w:val="00A944D3"/>
    <w:rsid w:val="00A9580B"/>
    <w:rsid w:val="00A95922"/>
    <w:rsid w:val="00AA141A"/>
    <w:rsid w:val="00AA213C"/>
    <w:rsid w:val="00AA2A3C"/>
    <w:rsid w:val="00AA2BBC"/>
    <w:rsid w:val="00AA3BCB"/>
    <w:rsid w:val="00AA67F5"/>
    <w:rsid w:val="00AA684B"/>
    <w:rsid w:val="00AA6BA4"/>
    <w:rsid w:val="00AA6CB5"/>
    <w:rsid w:val="00AB0559"/>
    <w:rsid w:val="00AB29D1"/>
    <w:rsid w:val="00AB3E70"/>
    <w:rsid w:val="00AB577E"/>
    <w:rsid w:val="00AB753D"/>
    <w:rsid w:val="00AC23CB"/>
    <w:rsid w:val="00AC5E69"/>
    <w:rsid w:val="00AC6C94"/>
    <w:rsid w:val="00AD159E"/>
    <w:rsid w:val="00AD264C"/>
    <w:rsid w:val="00AE462F"/>
    <w:rsid w:val="00AE49CB"/>
    <w:rsid w:val="00AE5DE7"/>
    <w:rsid w:val="00AE6A85"/>
    <w:rsid w:val="00AE775A"/>
    <w:rsid w:val="00AF327F"/>
    <w:rsid w:val="00AF4FDD"/>
    <w:rsid w:val="00B01EDC"/>
    <w:rsid w:val="00B10975"/>
    <w:rsid w:val="00B120F0"/>
    <w:rsid w:val="00B168CC"/>
    <w:rsid w:val="00B233DC"/>
    <w:rsid w:val="00B30451"/>
    <w:rsid w:val="00B3281C"/>
    <w:rsid w:val="00B346D4"/>
    <w:rsid w:val="00B36027"/>
    <w:rsid w:val="00B37FB8"/>
    <w:rsid w:val="00B40234"/>
    <w:rsid w:val="00B408BE"/>
    <w:rsid w:val="00B423F3"/>
    <w:rsid w:val="00B45A1D"/>
    <w:rsid w:val="00B45B1F"/>
    <w:rsid w:val="00B47E53"/>
    <w:rsid w:val="00B513BC"/>
    <w:rsid w:val="00B51FA9"/>
    <w:rsid w:val="00B53313"/>
    <w:rsid w:val="00B56CF8"/>
    <w:rsid w:val="00B57089"/>
    <w:rsid w:val="00B57133"/>
    <w:rsid w:val="00B61EC1"/>
    <w:rsid w:val="00B64454"/>
    <w:rsid w:val="00B64CBC"/>
    <w:rsid w:val="00B650AF"/>
    <w:rsid w:val="00B65687"/>
    <w:rsid w:val="00B65CC4"/>
    <w:rsid w:val="00B66A56"/>
    <w:rsid w:val="00B70291"/>
    <w:rsid w:val="00B708E1"/>
    <w:rsid w:val="00B70BD0"/>
    <w:rsid w:val="00B719FF"/>
    <w:rsid w:val="00B76224"/>
    <w:rsid w:val="00B76CC5"/>
    <w:rsid w:val="00B844C1"/>
    <w:rsid w:val="00B874F7"/>
    <w:rsid w:val="00B87E4F"/>
    <w:rsid w:val="00B90FA0"/>
    <w:rsid w:val="00B91CA6"/>
    <w:rsid w:val="00B93865"/>
    <w:rsid w:val="00B93B25"/>
    <w:rsid w:val="00B9594E"/>
    <w:rsid w:val="00BA090B"/>
    <w:rsid w:val="00BA0CCF"/>
    <w:rsid w:val="00BA2852"/>
    <w:rsid w:val="00BA294E"/>
    <w:rsid w:val="00BA3B08"/>
    <w:rsid w:val="00BA3D50"/>
    <w:rsid w:val="00BA5FA6"/>
    <w:rsid w:val="00BA6D15"/>
    <w:rsid w:val="00BA6D29"/>
    <w:rsid w:val="00BB1A76"/>
    <w:rsid w:val="00BB3D2B"/>
    <w:rsid w:val="00BB3E65"/>
    <w:rsid w:val="00BB4A21"/>
    <w:rsid w:val="00BB5FE7"/>
    <w:rsid w:val="00BC1F3F"/>
    <w:rsid w:val="00BC2701"/>
    <w:rsid w:val="00BC2D03"/>
    <w:rsid w:val="00BC42F8"/>
    <w:rsid w:val="00BC47F5"/>
    <w:rsid w:val="00BC6E06"/>
    <w:rsid w:val="00BD1A7A"/>
    <w:rsid w:val="00BD3A7A"/>
    <w:rsid w:val="00BD5EE9"/>
    <w:rsid w:val="00BD6917"/>
    <w:rsid w:val="00BD6F65"/>
    <w:rsid w:val="00BD73B4"/>
    <w:rsid w:val="00BD7EEF"/>
    <w:rsid w:val="00BE2088"/>
    <w:rsid w:val="00BE23BB"/>
    <w:rsid w:val="00BE5F07"/>
    <w:rsid w:val="00BF57EE"/>
    <w:rsid w:val="00BF5912"/>
    <w:rsid w:val="00BF5931"/>
    <w:rsid w:val="00BF5B6B"/>
    <w:rsid w:val="00BF669C"/>
    <w:rsid w:val="00BF6C88"/>
    <w:rsid w:val="00C00ACC"/>
    <w:rsid w:val="00C02B65"/>
    <w:rsid w:val="00C03C15"/>
    <w:rsid w:val="00C04A57"/>
    <w:rsid w:val="00C054B1"/>
    <w:rsid w:val="00C11DB9"/>
    <w:rsid w:val="00C12236"/>
    <w:rsid w:val="00C12405"/>
    <w:rsid w:val="00C124F2"/>
    <w:rsid w:val="00C2200A"/>
    <w:rsid w:val="00C23357"/>
    <w:rsid w:val="00C2691F"/>
    <w:rsid w:val="00C30F60"/>
    <w:rsid w:val="00C33BF9"/>
    <w:rsid w:val="00C34AE9"/>
    <w:rsid w:val="00C36451"/>
    <w:rsid w:val="00C416BE"/>
    <w:rsid w:val="00C4795E"/>
    <w:rsid w:val="00C53587"/>
    <w:rsid w:val="00C551DB"/>
    <w:rsid w:val="00C561AB"/>
    <w:rsid w:val="00C62B66"/>
    <w:rsid w:val="00C6479C"/>
    <w:rsid w:val="00C671C1"/>
    <w:rsid w:val="00C67366"/>
    <w:rsid w:val="00C73E7F"/>
    <w:rsid w:val="00C82149"/>
    <w:rsid w:val="00C8246E"/>
    <w:rsid w:val="00C84066"/>
    <w:rsid w:val="00C84BFF"/>
    <w:rsid w:val="00C87F10"/>
    <w:rsid w:val="00C90AD3"/>
    <w:rsid w:val="00C90C49"/>
    <w:rsid w:val="00C91254"/>
    <w:rsid w:val="00C91727"/>
    <w:rsid w:val="00C9304E"/>
    <w:rsid w:val="00C944F5"/>
    <w:rsid w:val="00C95D66"/>
    <w:rsid w:val="00CA2B14"/>
    <w:rsid w:val="00CA2EC3"/>
    <w:rsid w:val="00CA3F5F"/>
    <w:rsid w:val="00CA6438"/>
    <w:rsid w:val="00CA7F5B"/>
    <w:rsid w:val="00CB0953"/>
    <w:rsid w:val="00CB1C91"/>
    <w:rsid w:val="00CB3887"/>
    <w:rsid w:val="00CB43AA"/>
    <w:rsid w:val="00CB6598"/>
    <w:rsid w:val="00CC0527"/>
    <w:rsid w:val="00CC22EE"/>
    <w:rsid w:val="00CC2D61"/>
    <w:rsid w:val="00CC31D6"/>
    <w:rsid w:val="00CC4F8F"/>
    <w:rsid w:val="00CC6524"/>
    <w:rsid w:val="00CD08CB"/>
    <w:rsid w:val="00CD0FE7"/>
    <w:rsid w:val="00CD3D8A"/>
    <w:rsid w:val="00CD79A9"/>
    <w:rsid w:val="00CE0541"/>
    <w:rsid w:val="00CE18C9"/>
    <w:rsid w:val="00CF3028"/>
    <w:rsid w:val="00CF4C7E"/>
    <w:rsid w:val="00CF5A26"/>
    <w:rsid w:val="00D027FD"/>
    <w:rsid w:val="00D04E12"/>
    <w:rsid w:val="00D1152C"/>
    <w:rsid w:val="00D12593"/>
    <w:rsid w:val="00D12CBB"/>
    <w:rsid w:val="00D14E80"/>
    <w:rsid w:val="00D17571"/>
    <w:rsid w:val="00D179F8"/>
    <w:rsid w:val="00D17B89"/>
    <w:rsid w:val="00D17DD4"/>
    <w:rsid w:val="00D206BA"/>
    <w:rsid w:val="00D206F9"/>
    <w:rsid w:val="00D209B8"/>
    <w:rsid w:val="00D21F4E"/>
    <w:rsid w:val="00D26604"/>
    <w:rsid w:val="00D27823"/>
    <w:rsid w:val="00D27B9A"/>
    <w:rsid w:val="00D30695"/>
    <w:rsid w:val="00D313F4"/>
    <w:rsid w:val="00D34F34"/>
    <w:rsid w:val="00D35B1A"/>
    <w:rsid w:val="00D408C3"/>
    <w:rsid w:val="00D4225E"/>
    <w:rsid w:val="00D427FE"/>
    <w:rsid w:val="00D42CF3"/>
    <w:rsid w:val="00D43228"/>
    <w:rsid w:val="00D45CB3"/>
    <w:rsid w:val="00D47845"/>
    <w:rsid w:val="00D5378C"/>
    <w:rsid w:val="00D56634"/>
    <w:rsid w:val="00D60A1E"/>
    <w:rsid w:val="00D64367"/>
    <w:rsid w:val="00D7231C"/>
    <w:rsid w:val="00D72A6F"/>
    <w:rsid w:val="00D74A86"/>
    <w:rsid w:val="00D80BFB"/>
    <w:rsid w:val="00D8487B"/>
    <w:rsid w:val="00D85033"/>
    <w:rsid w:val="00D876BD"/>
    <w:rsid w:val="00D91A0E"/>
    <w:rsid w:val="00D94051"/>
    <w:rsid w:val="00D94FE1"/>
    <w:rsid w:val="00D9586B"/>
    <w:rsid w:val="00D95C81"/>
    <w:rsid w:val="00D96E15"/>
    <w:rsid w:val="00D96EFA"/>
    <w:rsid w:val="00DA0DBD"/>
    <w:rsid w:val="00DA4D17"/>
    <w:rsid w:val="00DA5212"/>
    <w:rsid w:val="00DA6D99"/>
    <w:rsid w:val="00DA74F7"/>
    <w:rsid w:val="00DB3A69"/>
    <w:rsid w:val="00DB509C"/>
    <w:rsid w:val="00DB56AB"/>
    <w:rsid w:val="00DB6AFC"/>
    <w:rsid w:val="00DC06AC"/>
    <w:rsid w:val="00DC0BB7"/>
    <w:rsid w:val="00DC2801"/>
    <w:rsid w:val="00DC29F0"/>
    <w:rsid w:val="00DC5C31"/>
    <w:rsid w:val="00DD0652"/>
    <w:rsid w:val="00DD47AF"/>
    <w:rsid w:val="00DD7540"/>
    <w:rsid w:val="00DE153C"/>
    <w:rsid w:val="00DE5F49"/>
    <w:rsid w:val="00DF2C70"/>
    <w:rsid w:val="00DF3E6A"/>
    <w:rsid w:val="00DF5387"/>
    <w:rsid w:val="00E0160B"/>
    <w:rsid w:val="00E058C7"/>
    <w:rsid w:val="00E0688B"/>
    <w:rsid w:val="00E121DD"/>
    <w:rsid w:val="00E1303C"/>
    <w:rsid w:val="00E16AD1"/>
    <w:rsid w:val="00E17E0F"/>
    <w:rsid w:val="00E21072"/>
    <w:rsid w:val="00E2165B"/>
    <w:rsid w:val="00E2225A"/>
    <w:rsid w:val="00E2571F"/>
    <w:rsid w:val="00E25866"/>
    <w:rsid w:val="00E3245B"/>
    <w:rsid w:val="00E32A6E"/>
    <w:rsid w:val="00E33291"/>
    <w:rsid w:val="00E35441"/>
    <w:rsid w:val="00E36B31"/>
    <w:rsid w:val="00E37286"/>
    <w:rsid w:val="00E415DC"/>
    <w:rsid w:val="00E42173"/>
    <w:rsid w:val="00E423D7"/>
    <w:rsid w:val="00E456D5"/>
    <w:rsid w:val="00E45ABB"/>
    <w:rsid w:val="00E50190"/>
    <w:rsid w:val="00E51339"/>
    <w:rsid w:val="00E520A5"/>
    <w:rsid w:val="00E54719"/>
    <w:rsid w:val="00E568F3"/>
    <w:rsid w:val="00E638D6"/>
    <w:rsid w:val="00E63B46"/>
    <w:rsid w:val="00E70311"/>
    <w:rsid w:val="00E703A7"/>
    <w:rsid w:val="00E70C1E"/>
    <w:rsid w:val="00E7259F"/>
    <w:rsid w:val="00E73D49"/>
    <w:rsid w:val="00E74FA2"/>
    <w:rsid w:val="00E81935"/>
    <w:rsid w:val="00E819EE"/>
    <w:rsid w:val="00E8793A"/>
    <w:rsid w:val="00E93816"/>
    <w:rsid w:val="00E93E4D"/>
    <w:rsid w:val="00EA0B00"/>
    <w:rsid w:val="00EA1FF0"/>
    <w:rsid w:val="00EA2ED8"/>
    <w:rsid w:val="00EA3BED"/>
    <w:rsid w:val="00EA508A"/>
    <w:rsid w:val="00EA6BAA"/>
    <w:rsid w:val="00EA7499"/>
    <w:rsid w:val="00EB55ED"/>
    <w:rsid w:val="00EC15CA"/>
    <w:rsid w:val="00EC1827"/>
    <w:rsid w:val="00EC4DB7"/>
    <w:rsid w:val="00EC56A4"/>
    <w:rsid w:val="00EC59AB"/>
    <w:rsid w:val="00EC6436"/>
    <w:rsid w:val="00ED0CA1"/>
    <w:rsid w:val="00ED311F"/>
    <w:rsid w:val="00EE1CC3"/>
    <w:rsid w:val="00EE3E65"/>
    <w:rsid w:val="00EE4DAA"/>
    <w:rsid w:val="00EF2FC0"/>
    <w:rsid w:val="00EF39BE"/>
    <w:rsid w:val="00EF58FC"/>
    <w:rsid w:val="00EF6926"/>
    <w:rsid w:val="00EF7664"/>
    <w:rsid w:val="00F00A55"/>
    <w:rsid w:val="00F00CEC"/>
    <w:rsid w:val="00F04E12"/>
    <w:rsid w:val="00F07535"/>
    <w:rsid w:val="00F07737"/>
    <w:rsid w:val="00F101EB"/>
    <w:rsid w:val="00F11510"/>
    <w:rsid w:val="00F118DA"/>
    <w:rsid w:val="00F12139"/>
    <w:rsid w:val="00F131DE"/>
    <w:rsid w:val="00F13469"/>
    <w:rsid w:val="00F13E8B"/>
    <w:rsid w:val="00F152B9"/>
    <w:rsid w:val="00F15E6A"/>
    <w:rsid w:val="00F16B84"/>
    <w:rsid w:val="00F17E14"/>
    <w:rsid w:val="00F23CAB"/>
    <w:rsid w:val="00F23ECA"/>
    <w:rsid w:val="00F23EEE"/>
    <w:rsid w:val="00F242E1"/>
    <w:rsid w:val="00F25A56"/>
    <w:rsid w:val="00F27F03"/>
    <w:rsid w:val="00F31D5F"/>
    <w:rsid w:val="00F33CA3"/>
    <w:rsid w:val="00F34136"/>
    <w:rsid w:val="00F35CC6"/>
    <w:rsid w:val="00F35F51"/>
    <w:rsid w:val="00F369CA"/>
    <w:rsid w:val="00F41626"/>
    <w:rsid w:val="00F44184"/>
    <w:rsid w:val="00F4636D"/>
    <w:rsid w:val="00F473D6"/>
    <w:rsid w:val="00F47CA3"/>
    <w:rsid w:val="00F47FEB"/>
    <w:rsid w:val="00F51566"/>
    <w:rsid w:val="00F56953"/>
    <w:rsid w:val="00F602A0"/>
    <w:rsid w:val="00F6077B"/>
    <w:rsid w:val="00F62A62"/>
    <w:rsid w:val="00F63350"/>
    <w:rsid w:val="00F65368"/>
    <w:rsid w:val="00F66CA1"/>
    <w:rsid w:val="00F67B1E"/>
    <w:rsid w:val="00F71B9E"/>
    <w:rsid w:val="00F749E1"/>
    <w:rsid w:val="00F760DB"/>
    <w:rsid w:val="00F76A8E"/>
    <w:rsid w:val="00F76FA8"/>
    <w:rsid w:val="00F80BCC"/>
    <w:rsid w:val="00F82097"/>
    <w:rsid w:val="00F830C8"/>
    <w:rsid w:val="00F850D1"/>
    <w:rsid w:val="00F85B1F"/>
    <w:rsid w:val="00F876DA"/>
    <w:rsid w:val="00F92435"/>
    <w:rsid w:val="00F93BE7"/>
    <w:rsid w:val="00F94454"/>
    <w:rsid w:val="00F96C61"/>
    <w:rsid w:val="00F97291"/>
    <w:rsid w:val="00FA0BB6"/>
    <w:rsid w:val="00FA27CE"/>
    <w:rsid w:val="00FA3BCC"/>
    <w:rsid w:val="00FA54C3"/>
    <w:rsid w:val="00FA6970"/>
    <w:rsid w:val="00FB2317"/>
    <w:rsid w:val="00FB36F3"/>
    <w:rsid w:val="00FB3982"/>
    <w:rsid w:val="00FB4C93"/>
    <w:rsid w:val="00FC1122"/>
    <w:rsid w:val="00FC1CDC"/>
    <w:rsid w:val="00FC1DBC"/>
    <w:rsid w:val="00FC202F"/>
    <w:rsid w:val="00FC4598"/>
    <w:rsid w:val="00FC5548"/>
    <w:rsid w:val="00FC7EF4"/>
    <w:rsid w:val="00FD1DAF"/>
    <w:rsid w:val="00FD2C70"/>
    <w:rsid w:val="00FD3BD4"/>
    <w:rsid w:val="00FD4553"/>
    <w:rsid w:val="00FD5449"/>
    <w:rsid w:val="00FD5D53"/>
    <w:rsid w:val="00FE139B"/>
    <w:rsid w:val="00FE1C7E"/>
    <w:rsid w:val="00FE308E"/>
    <w:rsid w:val="00FE5878"/>
    <w:rsid w:val="00FE6EFA"/>
    <w:rsid w:val="00FE71D4"/>
    <w:rsid w:val="00FF1F70"/>
    <w:rsid w:val="00FF23E5"/>
    <w:rsid w:val="00FF4FDE"/>
    <w:rsid w:val="00FF5E06"/>
    <w:rsid w:val="00FF71F3"/>
    <w:rsid w:val="00FF7265"/>
    <w:rsid w:val="00FF7F8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7A206"/>
  <w15:docId w15:val="{D36C907E-0ED4-49EF-B090-EF3FA8D68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7">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FF1F70"/>
    <w:rPr>
      <w:rFonts w:ascii="Arial" w:hAnsi="Arial"/>
      <w:sz w:val="22"/>
    </w:rPr>
  </w:style>
  <w:style w:type="paragraph" w:styleId="Heading1">
    <w:name w:val="heading 1"/>
    <w:basedOn w:val="Normal"/>
    <w:next w:val="Body"/>
    <w:link w:val="Heading1Char"/>
    <w:qFormat/>
    <w:rsid w:val="00B45B1F"/>
    <w:pPr>
      <w:keepNext/>
      <w:pageBreakBefore/>
      <w:numPr>
        <w:numId w:val="11"/>
      </w:numPr>
      <w:pBdr>
        <w:bottom w:val="single" w:sz="12" w:space="2" w:color="4BACC6" w:themeColor="accent5"/>
      </w:pBdr>
      <w:tabs>
        <w:tab w:val="left" w:pos="576"/>
      </w:tabs>
      <w:snapToGrid w:val="0"/>
      <w:spacing w:before="400" w:after="120"/>
      <w:ind w:left="572" w:hanging="357"/>
      <w:outlineLvl w:val="0"/>
    </w:pPr>
    <w:rPr>
      <w:rFonts w:eastAsia="SimSun" w:cs="Arial"/>
      <w:b/>
      <w:bCs/>
      <w:kern w:val="32"/>
      <w:sz w:val="32"/>
      <w:szCs w:val="34"/>
      <w:lang w:eastAsia="zh-CN"/>
    </w:rPr>
  </w:style>
  <w:style w:type="paragraph" w:styleId="Heading2">
    <w:name w:val="heading 2"/>
    <w:basedOn w:val="Normal"/>
    <w:next w:val="Body"/>
    <w:link w:val="Heading2Char"/>
    <w:qFormat/>
    <w:rsid w:val="00F76A8E"/>
    <w:pPr>
      <w:keepNext/>
      <w:numPr>
        <w:ilvl w:val="1"/>
        <w:numId w:val="11"/>
      </w:numPr>
      <w:tabs>
        <w:tab w:val="left" w:pos="1440"/>
      </w:tabs>
      <w:snapToGrid w:val="0"/>
      <w:spacing w:before="320" w:after="60"/>
      <w:ind w:left="1287"/>
      <w:outlineLvl w:val="1"/>
    </w:pPr>
    <w:rPr>
      <w:rFonts w:eastAsia="SimSun" w:cs="Arial"/>
      <w:b/>
      <w:bCs/>
      <w:iCs/>
      <w:sz w:val="28"/>
      <w:szCs w:val="28"/>
      <w:lang w:eastAsia="zh-CN"/>
    </w:rPr>
  </w:style>
  <w:style w:type="paragraph" w:styleId="Heading3">
    <w:name w:val="heading 3"/>
    <w:basedOn w:val="Normal"/>
    <w:next w:val="Body"/>
    <w:link w:val="Heading3Char"/>
    <w:qFormat/>
    <w:rsid w:val="00F76A8E"/>
    <w:pPr>
      <w:keepNext/>
      <w:numPr>
        <w:ilvl w:val="2"/>
        <w:numId w:val="11"/>
      </w:numPr>
      <w:snapToGrid w:val="0"/>
      <w:spacing w:before="280" w:after="60"/>
      <w:outlineLvl w:val="2"/>
    </w:pPr>
    <w:rPr>
      <w:rFonts w:eastAsia="SimSun" w:cs="Arial"/>
      <w:b/>
      <w:bCs/>
      <w:sz w:val="24"/>
      <w:szCs w:val="26"/>
      <w:lang w:eastAsia="zh-CN"/>
    </w:rPr>
  </w:style>
  <w:style w:type="paragraph" w:styleId="Heading4">
    <w:name w:val="heading 4"/>
    <w:basedOn w:val="Normal"/>
    <w:next w:val="Body"/>
    <w:link w:val="Heading4Char"/>
    <w:qFormat/>
    <w:rsid w:val="00F76A8E"/>
    <w:pPr>
      <w:keepNext/>
      <w:numPr>
        <w:ilvl w:val="3"/>
        <w:numId w:val="11"/>
      </w:numPr>
      <w:snapToGrid w:val="0"/>
      <w:spacing w:before="280" w:after="60"/>
      <w:ind w:left="1287"/>
      <w:outlineLvl w:val="3"/>
    </w:pPr>
    <w:rPr>
      <w:rFonts w:eastAsia="SimSun" w:cs="Times New Roman"/>
      <w:bCs/>
      <w:sz w:val="24"/>
      <w:szCs w:val="28"/>
      <w:lang w:eastAsia="zh-CN"/>
    </w:rPr>
  </w:style>
  <w:style w:type="paragraph" w:styleId="Heading5">
    <w:name w:val="heading 5"/>
    <w:basedOn w:val="Normal"/>
    <w:next w:val="Body"/>
    <w:link w:val="Heading5Char"/>
    <w:qFormat/>
    <w:rsid w:val="00F76A8E"/>
    <w:pPr>
      <w:numPr>
        <w:ilvl w:val="4"/>
        <w:numId w:val="11"/>
      </w:numPr>
      <w:snapToGrid w:val="0"/>
      <w:spacing w:before="240" w:after="60"/>
      <w:ind w:left="1287"/>
      <w:outlineLvl w:val="4"/>
    </w:pPr>
    <w:rPr>
      <w:rFonts w:eastAsia="SimSun" w:cs="Times New Roman"/>
      <w:bCs/>
      <w:i/>
      <w:iCs/>
      <w:szCs w:val="26"/>
      <w:lang w:eastAsia="zh-CN"/>
    </w:rPr>
  </w:style>
  <w:style w:type="paragraph" w:styleId="Heading6">
    <w:name w:val="heading 6"/>
    <w:basedOn w:val="Normal"/>
    <w:next w:val="Body"/>
    <w:link w:val="Heading6Char"/>
    <w:qFormat/>
    <w:rsid w:val="00F76A8E"/>
    <w:pPr>
      <w:keepNext/>
      <w:keepLines/>
      <w:numPr>
        <w:ilvl w:val="5"/>
        <w:numId w:val="11"/>
      </w:numPr>
      <w:spacing w:before="240" w:after="60"/>
      <w:ind w:left="1287"/>
      <w:outlineLvl w:val="5"/>
    </w:pPr>
    <w:rPr>
      <w:rFonts w:asciiTheme="majorHAnsi" w:eastAsiaTheme="majorEastAsia" w:hAnsiTheme="majorHAnsi" w:cstheme="majorBidi"/>
      <w:i/>
      <w:iCs/>
    </w:rPr>
  </w:style>
  <w:style w:type="paragraph" w:styleId="Heading7">
    <w:name w:val="heading 7"/>
    <w:basedOn w:val="Normal"/>
    <w:next w:val="Body"/>
    <w:link w:val="Heading7Char"/>
    <w:rsid w:val="00F76A8E"/>
    <w:pPr>
      <w:keepNext/>
      <w:keepLines/>
      <w:numPr>
        <w:ilvl w:val="6"/>
        <w:numId w:val="10"/>
      </w:numPr>
      <w:spacing w:before="200"/>
      <w:ind w:left="1865" w:hanging="1298"/>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Body"/>
    <w:link w:val="Heading8Char"/>
    <w:rsid w:val="00261BD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Body"/>
    <w:link w:val="Heading9Char"/>
    <w:rsid w:val="00261BD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960128"/>
    <w:pPr>
      <w:snapToGrid w:val="0"/>
      <w:spacing w:before="60" w:after="120"/>
      <w:ind w:left="578"/>
    </w:pPr>
    <w:rPr>
      <w:rFonts w:eastAsia="SimSun" w:cs="Times New Roman"/>
      <w:sz w:val="20"/>
      <w:lang w:eastAsia="zh-CN"/>
    </w:rPr>
  </w:style>
  <w:style w:type="character" w:customStyle="1" w:styleId="BodyChar">
    <w:name w:val="Body Char"/>
    <w:basedOn w:val="DefaultParagraphFont"/>
    <w:link w:val="Body"/>
    <w:rsid w:val="00960128"/>
    <w:rPr>
      <w:rFonts w:ascii="Arial" w:eastAsia="SimSun" w:hAnsi="Arial" w:cs="Times New Roman"/>
      <w:sz w:val="20"/>
      <w:lang w:eastAsia="zh-CN"/>
    </w:rPr>
  </w:style>
  <w:style w:type="character" w:customStyle="1" w:styleId="Heading1Char">
    <w:name w:val="Heading 1 Char"/>
    <w:basedOn w:val="DefaultParagraphFont"/>
    <w:link w:val="Heading1"/>
    <w:rsid w:val="00B45B1F"/>
    <w:rPr>
      <w:rFonts w:ascii="Arial" w:eastAsia="SimSun" w:hAnsi="Arial" w:cs="Arial"/>
      <w:b/>
      <w:bCs/>
      <w:kern w:val="32"/>
      <w:sz w:val="32"/>
      <w:szCs w:val="34"/>
      <w:lang w:eastAsia="zh-CN"/>
    </w:rPr>
  </w:style>
  <w:style w:type="character" w:customStyle="1" w:styleId="Heading2Char">
    <w:name w:val="Heading 2 Char"/>
    <w:basedOn w:val="DefaultParagraphFont"/>
    <w:link w:val="Heading2"/>
    <w:rsid w:val="00F76A8E"/>
    <w:rPr>
      <w:rFonts w:ascii="Arial" w:eastAsia="SimSun" w:hAnsi="Arial" w:cs="Arial"/>
      <w:b/>
      <w:bCs/>
      <w:iCs/>
      <w:sz w:val="28"/>
      <w:szCs w:val="28"/>
      <w:lang w:eastAsia="zh-CN"/>
    </w:rPr>
  </w:style>
  <w:style w:type="character" w:customStyle="1" w:styleId="Heading3Char">
    <w:name w:val="Heading 3 Char"/>
    <w:basedOn w:val="DefaultParagraphFont"/>
    <w:link w:val="Heading3"/>
    <w:rsid w:val="00F76A8E"/>
    <w:rPr>
      <w:rFonts w:ascii="Arial" w:eastAsia="SimSun" w:hAnsi="Arial" w:cs="Arial"/>
      <w:b/>
      <w:bCs/>
      <w:szCs w:val="26"/>
      <w:lang w:eastAsia="zh-CN"/>
    </w:rPr>
  </w:style>
  <w:style w:type="character" w:customStyle="1" w:styleId="Heading4Char">
    <w:name w:val="Heading 4 Char"/>
    <w:basedOn w:val="DefaultParagraphFont"/>
    <w:link w:val="Heading4"/>
    <w:rsid w:val="00F76A8E"/>
    <w:rPr>
      <w:rFonts w:ascii="Arial" w:eastAsia="SimSun" w:hAnsi="Arial" w:cs="Times New Roman"/>
      <w:bCs/>
      <w:szCs w:val="28"/>
      <w:lang w:eastAsia="zh-CN"/>
    </w:rPr>
  </w:style>
  <w:style w:type="character" w:customStyle="1" w:styleId="Heading5Char">
    <w:name w:val="Heading 5 Char"/>
    <w:basedOn w:val="DefaultParagraphFont"/>
    <w:link w:val="Heading5"/>
    <w:rsid w:val="00F76A8E"/>
    <w:rPr>
      <w:rFonts w:ascii="Arial" w:eastAsia="SimSun" w:hAnsi="Arial" w:cs="Times New Roman"/>
      <w:bCs/>
      <w:i/>
      <w:iCs/>
      <w:sz w:val="22"/>
      <w:szCs w:val="26"/>
      <w:lang w:eastAsia="zh-CN"/>
    </w:rPr>
  </w:style>
  <w:style w:type="character" w:customStyle="1" w:styleId="Heading6Char">
    <w:name w:val="Heading 6 Char"/>
    <w:basedOn w:val="DefaultParagraphFont"/>
    <w:link w:val="Heading6"/>
    <w:rsid w:val="00F76A8E"/>
    <w:rPr>
      <w:rFonts w:asciiTheme="majorHAnsi" w:eastAsiaTheme="majorEastAsia" w:hAnsiTheme="majorHAnsi" w:cstheme="majorBidi"/>
      <w:i/>
      <w:iCs/>
      <w:sz w:val="22"/>
    </w:rPr>
  </w:style>
  <w:style w:type="character" w:customStyle="1" w:styleId="Heading7Char">
    <w:name w:val="Heading 7 Char"/>
    <w:basedOn w:val="DefaultParagraphFont"/>
    <w:link w:val="Heading7"/>
    <w:rsid w:val="00F76A8E"/>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261B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261BD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BD73B4"/>
    <w:pPr>
      <w:tabs>
        <w:tab w:val="center" w:pos="4320"/>
        <w:tab w:val="right" w:pos="8640"/>
      </w:tabs>
    </w:pPr>
  </w:style>
  <w:style w:type="character" w:customStyle="1" w:styleId="HeaderChar">
    <w:name w:val="Header Char"/>
    <w:basedOn w:val="DefaultParagraphFont"/>
    <w:link w:val="Header"/>
    <w:uiPriority w:val="99"/>
    <w:rsid w:val="00BD73B4"/>
    <w:rPr>
      <w:rFonts w:ascii="Arial" w:hAnsi="Arial"/>
      <w:sz w:val="22"/>
    </w:rPr>
  </w:style>
  <w:style w:type="paragraph" w:styleId="Footer">
    <w:name w:val="footer"/>
    <w:basedOn w:val="Normal"/>
    <w:link w:val="FooterChar"/>
    <w:unhideWhenUsed/>
    <w:rsid w:val="00BD73B4"/>
    <w:pPr>
      <w:tabs>
        <w:tab w:val="center" w:pos="4320"/>
        <w:tab w:val="right" w:pos="8640"/>
      </w:tabs>
    </w:pPr>
  </w:style>
  <w:style w:type="character" w:customStyle="1" w:styleId="FooterChar">
    <w:name w:val="Footer Char"/>
    <w:basedOn w:val="DefaultParagraphFont"/>
    <w:link w:val="Footer"/>
    <w:uiPriority w:val="99"/>
    <w:semiHidden/>
    <w:rsid w:val="00BD73B4"/>
    <w:rPr>
      <w:rFonts w:ascii="Arial" w:hAnsi="Arial"/>
      <w:sz w:val="22"/>
    </w:rPr>
  </w:style>
  <w:style w:type="paragraph" w:styleId="BalloonText">
    <w:name w:val="Balloon Text"/>
    <w:basedOn w:val="Normal"/>
    <w:link w:val="BalloonTextChar"/>
    <w:rsid w:val="00D27823"/>
    <w:rPr>
      <w:rFonts w:ascii="Tahoma" w:hAnsi="Tahoma" w:cs="Tahoma"/>
      <w:sz w:val="16"/>
      <w:szCs w:val="16"/>
    </w:rPr>
  </w:style>
  <w:style w:type="character" w:customStyle="1" w:styleId="BalloonTextChar">
    <w:name w:val="Balloon Text Char"/>
    <w:basedOn w:val="DefaultParagraphFont"/>
    <w:link w:val="BalloonText"/>
    <w:rsid w:val="00D27823"/>
    <w:rPr>
      <w:rFonts w:ascii="Tahoma" w:hAnsi="Tahoma" w:cs="Tahoma"/>
      <w:sz w:val="16"/>
      <w:szCs w:val="16"/>
    </w:rPr>
  </w:style>
  <w:style w:type="paragraph" w:styleId="TOC1">
    <w:name w:val="toc 1"/>
    <w:next w:val="Normal"/>
    <w:autoRedefine/>
    <w:uiPriority w:val="39"/>
    <w:rsid w:val="00310179"/>
    <w:pPr>
      <w:tabs>
        <w:tab w:val="left" w:pos="907"/>
        <w:tab w:val="right" w:leader="hyphen" w:pos="9350"/>
      </w:tabs>
      <w:spacing w:before="240" w:after="120"/>
      <w:ind w:left="1008" w:hanging="576"/>
    </w:pPr>
    <w:rPr>
      <w:rFonts w:ascii="Trebuchet MS" w:eastAsia="SimSun" w:hAnsi="Trebuchet MS" w:cs="Arial"/>
      <w:b/>
      <w:bCs/>
      <w:noProof/>
      <w:sz w:val="20"/>
      <w:lang w:eastAsia="zh-CN"/>
    </w:rPr>
  </w:style>
  <w:style w:type="paragraph" w:styleId="TOC2">
    <w:name w:val="toc 2"/>
    <w:next w:val="Normal"/>
    <w:uiPriority w:val="39"/>
    <w:rsid w:val="00310179"/>
    <w:pPr>
      <w:tabs>
        <w:tab w:val="left" w:pos="1627"/>
        <w:tab w:val="right" w:leader="hyphen" w:pos="9350"/>
      </w:tabs>
      <w:spacing w:before="80" w:after="80"/>
      <w:ind w:left="1656" w:hanging="648"/>
    </w:pPr>
    <w:rPr>
      <w:rFonts w:ascii="Trebuchet MS" w:eastAsia="SimSun" w:hAnsi="Trebuchet MS" w:cs="Times New Roman"/>
      <w:bCs/>
      <w:sz w:val="20"/>
      <w:szCs w:val="20"/>
      <w:lang w:eastAsia="zh-CN"/>
    </w:rPr>
  </w:style>
  <w:style w:type="paragraph" w:styleId="TOC3">
    <w:name w:val="toc 3"/>
    <w:next w:val="Normal"/>
    <w:autoRedefine/>
    <w:uiPriority w:val="39"/>
    <w:rsid w:val="00310179"/>
    <w:pPr>
      <w:tabs>
        <w:tab w:val="left" w:pos="2304"/>
        <w:tab w:val="right" w:leader="hyphen" w:pos="9350"/>
      </w:tabs>
      <w:spacing w:before="60" w:after="60"/>
      <w:ind w:left="2347" w:hanging="720"/>
    </w:pPr>
    <w:rPr>
      <w:rFonts w:ascii="Trebuchet MS" w:eastAsia="SimSun" w:hAnsi="Trebuchet MS" w:cs="Times New Roman"/>
      <w:sz w:val="16"/>
      <w:szCs w:val="20"/>
      <w:lang w:eastAsia="zh-CN"/>
    </w:rPr>
  </w:style>
  <w:style w:type="table" w:styleId="TableGrid">
    <w:name w:val="Table Grid"/>
    <w:basedOn w:val="TableNormal"/>
    <w:rsid w:val="00B57089"/>
    <w:pPr>
      <w:snapToGrid w:val="0"/>
    </w:pPr>
    <w:rPr>
      <w:rFonts w:ascii="Arial" w:eastAsia="SimSun" w:hAnsi="Arial" w:cs="Times New Roman"/>
      <w:color w:val="78787B"/>
      <w:sz w:val="20"/>
      <w:szCs w:val="18"/>
    </w:rPr>
    <w:tblPr>
      <w:tblStyleRowBandSize w:val="1"/>
      <w:tblStyleColBandSize w:val="1"/>
      <w:tblInd w:w="57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43" w:type="dxa"/>
        <w:bottom w:w="29" w:type="dxa"/>
        <w:right w:w="43" w:type="dxa"/>
      </w:tblCellMar>
    </w:tblPr>
    <w:trPr>
      <w:cantSplit/>
    </w:trPr>
    <w:tcPr>
      <w:shd w:val="clear" w:color="auto" w:fill="auto"/>
    </w:tcPr>
    <w:tblStylePr w:type="firstRow">
      <w:pPr>
        <w:jc w:val="left"/>
      </w:pPr>
      <w:rPr>
        <w:rFonts w:ascii="Arial" w:hAnsi="Arial"/>
        <w:b/>
        <w:color w:val="FFFFFF" w:themeColor="background1"/>
        <w:sz w:val="20"/>
        <w:szCs w:val="20"/>
      </w:rPr>
      <w:tblPr/>
      <w:trPr>
        <w:tblHeader/>
      </w:trPr>
      <w:tcPr>
        <w:shd w:val="clear" w:color="auto" w:fill="808080" w:themeFill="background1" w:themeFillShade="80"/>
      </w:tcPr>
    </w:tblStylePr>
    <w:tblStylePr w:type="firstCol">
      <w:rPr>
        <w:rFonts w:ascii="Arial" w:hAnsi="Arial"/>
        <w:b w:val="0"/>
        <w:sz w:val="18"/>
      </w:rPr>
    </w:tblStylePr>
    <w:tblStylePr w:type="lastCol">
      <w:rPr>
        <w:rFonts w:ascii="Arial" w:hAnsi="Arial"/>
        <w:sz w:val="18"/>
      </w:rPr>
    </w:tblStylePr>
  </w:style>
  <w:style w:type="paragraph" w:customStyle="1" w:styleId="NoteHeader">
    <w:name w:val="Note Header"/>
    <w:basedOn w:val="Body"/>
    <w:rsid w:val="008969BB"/>
    <w:pPr>
      <w:ind w:left="0"/>
    </w:pPr>
    <w:rPr>
      <w:b/>
    </w:rPr>
  </w:style>
  <w:style w:type="paragraph" w:customStyle="1" w:styleId="TableHeader">
    <w:name w:val="Table Header"/>
    <w:basedOn w:val="Body"/>
    <w:rsid w:val="006E017B"/>
    <w:pPr>
      <w:spacing w:before="40" w:after="40"/>
      <w:ind w:left="0"/>
    </w:pPr>
    <w:rPr>
      <w:bCs/>
      <w:color w:val="FFFFFF" w:themeColor="background1"/>
      <w:szCs w:val="20"/>
    </w:rPr>
  </w:style>
  <w:style w:type="paragraph" w:customStyle="1" w:styleId="FMHeader">
    <w:name w:val="FM Header"/>
    <w:next w:val="Body"/>
    <w:autoRedefine/>
    <w:rsid w:val="006538D5"/>
    <w:pPr>
      <w:spacing w:before="480" w:after="240"/>
      <w:ind w:left="216"/>
    </w:pPr>
    <w:rPr>
      <w:rFonts w:ascii="Arial" w:eastAsia="SimSun" w:hAnsi="Arial" w:cs="Times New Roman"/>
      <w:b/>
      <w:sz w:val="32"/>
      <w:lang w:eastAsia="zh-CN"/>
    </w:rPr>
  </w:style>
  <w:style w:type="paragraph" w:customStyle="1" w:styleId="Picture">
    <w:name w:val="Picture"/>
    <w:basedOn w:val="Body"/>
    <w:next w:val="URI"/>
    <w:qFormat/>
    <w:rsid w:val="006538D5"/>
    <w:pPr>
      <w:spacing w:before="200"/>
      <w:jc w:val="center"/>
    </w:pPr>
    <w:rPr>
      <w:rFonts w:ascii="Trebuchet MS" w:eastAsia="Times New Roman" w:hAnsi="Trebuchet MS"/>
      <w:sz w:val="18"/>
      <w:szCs w:val="20"/>
      <w:lang w:bidi="gu-IN"/>
    </w:rPr>
  </w:style>
  <w:style w:type="paragraph" w:customStyle="1" w:styleId="IntroHeader">
    <w:name w:val="Intro Header"/>
    <w:next w:val="Body"/>
    <w:autoRedefine/>
    <w:rsid w:val="006538D5"/>
    <w:pPr>
      <w:spacing w:before="240" w:after="160"/>
      <w:ind w:left="216"/>
    </w:pPr>
    <w:rPr>
      <w:rFonts w:ascii="Arial" w:eastAsia="SimSun" w:hAnsi="Arial" w:cs="Times New Roman"/>
      <w:b/>
      <w:sz w:val="36"/>
      <w:szCs w:val="32"/>
      <w:lang w:eastAsia="zh-CN"/>
    </w:rPr>
  </w:style>
  <w:style w:type="character" w:styleId="Strong">
    <w:name w:val="Strong"/>
    <w:basedOn w:val="DefaultParagraphFont"/>
    <w:rsid w:val="006538D5"/>
    <w:rPr>
      <w:b/>
      <w:bCs/>
      <w:color w:val="auto"/>
    </w:rPr>
  </w:style>
  <w:style w:type="paragraph" w:customStyle="1" w:styleId="CoverpageTitle">
    <w:name w:val="Cover page Title"/>
    <w:next w:val="Body"/>
    <w:rsid w:val="006538D5"/>
    <w:pPr>
      <w:snapToGrid w:val="0"/>
      <w:spacing w:after="60"/>
      <w:ind w:left="274"/>
    </w:pPr>
    <w:rPr>
      <w:rFonts w:ascii="Arial" w:eastAsia="MS Mincho" w:hAnsi="Arial" w:cs="Times New Roman"/>
      <w:b/>
      <w:bCs/>
      <w:kern w:val="32"/>
      <w:sz w:val="52"/>
      <w:szCs w:val="56"/>
      <w:lang w:eastAsia="ja-JP"/>
    </w:rPr>
  </w:style>
  <w:style w:type="paragraph" w:customStyle="1" w:styleId="CustomerInfo">
    <w:name w:val="Customer Info"/>
    <w:next w:val="Body"/>
    <w:rsid w:val="006538D5"/>
    <w:pPr>
      <w:framePr w:hSpace="180" w:wrap="around" w:vAnchor="page" w:hAnchor="margin" w:x="115" w:y="2189"/>
      <w:snapToGrid w:val="0"/>
      <w:ind w:left="317"/>
    </w:pPr>
    <w:rPr>
      <w:rFonts w:ascii="Arial" w:eastAsia="MS Mincho" w:hAnsi="Arial" w:cs="Tahoma"/>
      <w:szCs w:val="16"/>
      <w:lang w:eastAsia="ja-JP"/>
    </w:rPr>
  </w:style>
  <w:style w:type="paragraph" w:customStyle="1" w:styleId="ChapterTitle">
    <w:name w:val="Chapter Title"/>
    <w:next w:val="Body"/>
    <w:rsid w:val="006538D5"/>
    <w:pPr>
      <w:pageBreakBefore/>
      <w:ind w:left="216"/>
    </w:pPr>
    <w:rPr>
      <w:rFonts w:ascii="Arial" w:eastAsia="SimSun" w:hAnsi="Arial" w:cs="Times New Roman"/>
      <w:b/>
      <w:caps/>
      <w:sz w:val="36"/>
      <w:szCs w:val="32"/>
      <w:lang w:eastAsia="zh-CN"/>
    </w:rPr>
  </w:style>
  <w:style w:type="paragraph" w:customStyle="1" w:styleId="TableCaption">
    <w:name w:val="Table Caption"/>
    <w:next w:val="Body"/>
    <w:rsid w:val="00674B34"/>
    <w:pPr>
      <w:spacing w:before="200" w:after="60"/>
      <w:ind w:left="576"/>
    </w:pPr>
    <w:rPr>
      <w:rFonts w:ascii="Arial" w:eastAsia="SimSun" w:hAnsi="Arial" w:cs="Times New Roman"/>
      <w:b/>
      <w:sz w:val="20"/>
      <w:lang w:eastAsia="zh-CN"/>
    </w:rPr>
  </w:style>
  <w:style w:type="paragraph" w:customStyle="1" w:styleId="AuthorInfo">
    <w:name w:val="Author Info"/>
    <w:next w:val="Body"/>
    <w:rsid w:val="002E5F92"/>
    <w:pPr>
      <w:framePr w:hSpace="180" w:wrap="around" w:vAnchor="page" w:hAnchor="margin" w:x="115" w:y="2189"/>
      <w:snapToGrid w:val="0"/>
      <w:ind w:left="317"/>
    </w:pPr>
    <w:rPr>
      <w:rFonts w:ascii="Arial" w:eastAsia="MS Mincho" w:hAnsi="Arial" w:cs="Tahoma"/>
      <w:b/>
      <w:szCs w:val="16"/>
      <w:lang w:eastAsia="ja-JP"/>
    </w:rPr>
  </w:style>
  <w:style w:type="paragraph" w:customStyle="1" w:styleId="Hyperlinktext">
    <w:name w:val="Hyperlink text"/>
    <w:basedOn w:val="Body"/>
    <w:next w:val="Body"/>
    <w:link w:val="HyperlinktextChar"/>
    <w:rsid w:val="00526E7E"/>
    <w:rPr>
      <w:color w:val="0000FF"/>
      <w:u w:val="single"/>
    </w:rPr>
  </w:style>
  <w:style w:type="character" w:customStyle="1" w:styleId="HyperlinktextChar">
    <w:name w:val="Hyperlink text Char"/>
    <w:basedOn w:val="BodyChar"/>
    <w:link w:val="Hyperlinktext"/>
    <w:rsid w:val="00526E7E"/>
    <w:rPr>
      <w:rFonts w:ascii="Arial" w:eastAsia="SimSun" w:hAnsi="Arial" w:cs="Times New Roman"/>
      <w:color w:val="0000FF"/>
      <w:sz w:val="20"/>
      <w:u w:val="single"/>
      <w:lang w:eastAsia="zh-CN"/>
    </w:rPr>
  </w:style>
  <w:style w:type="paragraph" w:customStyle="1" w:styleId="TableBody">
    <w:name w:val="Table Body"/>
    <w:basedOn w:val="Body"/>
    <w:rsid w:val="007F2FFD"/>
    <w:pPr>
      <w:spacing w:before="40" w:after="40"/>
      <w:ind w:left="0"/>
    </w:pPr>
    <w:rPr>
      <w:sz w:val="18"/>
      <w:szCs w:val="18"/>
    </w:rPr>
  </w:style>
  <w:style w:type="paragraph" w:customStyle="1" w:styleId="CustomerName">
    <w:name w:val="Customer Name"/>
    <w:next w:val="Body"/>
    <w:rsid w:val="006538D5"/>
    <w:pPr>
      <w:framePr w:hSpace="180" w:wrap="around" w:vAnchor="page" w:hAnchor="margin" w:x="115" w:y="2189"/>
      <w:snapToGrid w:val="0"/>
      <w:ind w:left="317"/>
    </w:pPr>
    <w:rPr>
      <w:rFonts w:ascii="Arial" w:eastAsia="MS Mincho" w:hAnsi="Arial" w:cs="Tahoma"/>
      <w:b/>
      <w:sz w:val="32"/>
      <w:szCs w:val="16"/>
      <w:lang w:eastAsia="ja-JP"/>
    </w:rPr>
  </w:style>
  <w:style w:type="character" w:styleId="Hyperlink">
    <w:name w:val="Hyperlink"/>
    <w:basedOn w:val="DefaultParagraphFont"/>
    <w:uiPriority w:val="99"/>
    <w:rsid w:val="00AB0559"/>
    <w:rPr>
      <w:rFonts w:ascii="Arial" w:hAnsi="Arial"/>
      <w:color w:val="auto"/>
      <w:sz w:val="20"/>
      <w:u w:val="single"/>
    </w:rPr>
  </w:style>
  <w:style w:type="paragraph" w:customStyle="1" w:styleId="PictureCaption">
    <w:name w:val="Picture Caption"/>
    <w:next w:val="Body"/>
    <w:qFormat/>
    <w:rsid w:val="006538D5"/>
    <w:pPr>
      <w:spacing w:before="60" w:after="200"/>
      <w:jc w:val="center"/>
    </w:pPr>
    <w:rPr>
      <w:rFonts w:ascii="Arial" w:eastAsia="Times New Roman" w:hAnsi="Arial" w:cs="Times New Roman"/>
      <w:sz w:val="18"/>
      <w:szCs w:val="20"/>
      <w:lang w:val="fr-FR" w:eastAsia="zh-CN" w:bidi="gu-IN"/>
    </w:rPr>
  </w:style>
  <w:style w:type="paragraph" w:customStyle="1" w:styleId="FooterRight">
    <w:name w:val="Footer Right"/>
    <w:next w:val="Normal"/>
    <w:rsid w:val="006538D5"/>
    <w:pPr>
      <w:jc w:val="right"/>
    </w:pPr>
    <w:rPr>
      <w:rFonts w:ascii="Arial Narrow" w:eastAsia="SimSun" w:hAnsi="Arial Narrow" w:cs="Times New Roman"/>
      <w:sz w:val="16"/>
      <w:szCs w:val="18"/>
      <w:lang w:eastAsia="zh-CN"/>
    </w:rPr>
  </w:style>
  <w:style w:type="paragraph" w:customStyle="1" w:styleId="ProprietaryNote">
    <w:name w:val="Proprietary Note"/>
    <w:rsid w:val="006538D5"/>
    <w:pPr>
      <w:pBdr>
        <w:top w:val="dashSmallGap" w:sz="4" w:space="0" w:color="5F5F5F"/>
        <w:bottom w:val="dashSmallGap" w:sz="4" w:space="1" w:color="5F5F5F"/>
      </w:pBdr>
      <w:spacing w:before="320"/>
      <w:jc w:val="center"/>
    </w:pPr>
    <w:rPr>
      <w:rFonts w:ascii="Arial Narrow" w:eastAsia="SimSun" w:hAnsi="Arial Narrow" w:cs="Times New Roman"/>
      <w:b/>
      <w:caps/>
      <w:sz w:val="18"/>
      <w:szCs w:val="20"/>
      <w:lang w:eastAsia="zh-CN"/>
    </w:rPr>
  </w:style>
  <w:style w:type="paragraph" w:customStyle="1" w:styleId="FooterSpace">
    <w:name w:val="Footer Space"/>
    <w:rsid w:val="006538D5"/>
    <w:rPr>
      <w:rFonts w:ascii="Arial Narrow" w:eastAsia="SimSun" w:hAnsi="Arial Narrow" w:cs="Times New Roman"/>
      <w:sz w:val="8"/>
      <w:szCs w:val="8"/>
      <w:lang w:eastAsia="zh-CN"/>
    </w:rPr>
  </w:style>
  <w:style w:type="table" w:styleId="TableWeb3">
    <w:name w:val="Table Web 3"/>
    <w:basedOn w:val="TableNormal"/>
    <w:rsid w:val="00D96EF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Indent2">
    <w:name w:val="Bullet Indent 2"/>
    <w:basedOn w:val="Normal"/>
    <w:rsid w:val="00423D9A"/>
    <w:pPr>
      <w:numPr>
        <w:numId w:val="1"/>
      </w:numPr>
      <w:snapToGrid w:val="0"/>
      <w:spacing w:before="120" w:after="120"/>
      <w:ind w:left="1660" w:right="-142"/>
    </w:pPr>
    <w:rPr>
      <w:rFonts w:eastAsia="SimSun" w:cs="Times New Roman"/>
      <w:sz w:val="20"/>
      <w:lang w:eastAsia="zh-CN"/>
    </w:rPr>
  </w:style>
  <w:style w:type="paragraph" w:customStyle="1" w:styleId="BulletIndent3">
    <w:name w:val="Bullet Indent 3"/>
    <w:basedOn w:val="BulletIndent2"/>
    <w:rsid w:val="00622B79"/>
    <w:pPr>
      <w:numPr>
        <w:numId w:val="2"/>
      </w:numPr>
      <w:ind w:left="2017" w:hanging="357"/>
    </w:pPr>
  </w:style>
  <w:style w:type="paragraph" w:customStyle="1" w:styleId="BulletIndent4">
    <w:name w:val="Bullet Indent 4"/>
    <w:basedOn w:val="Normal"/>
    <w:rsid w:val="00423D9A"/>
    <w:pPr>
      <w:numPr>
        <w:numId w:val="3"/>
      </w:numPr>
      <w:snapToGrid w:val="0"/>
      <w:spacing w:before="120" w:after="120"/>
      <w:ind w:left="2357" w:right="-142" w:hanging="357"/>
    </w:pPr>
    <w:rPr>
      <w:rFonts w:eastAsia="SimSun" w:cs="Times New Roman"/>
      <w:sz w:val="20"/>
      <w:lang w:eastAsia="zh-CN"/>
    </w:rPr>
  </w:style>
  <w:style w:type="paragraph" w:customStyle="1" w:styleId="NumberedList1">
    <w:name w:val="Numbered List 1"/>
    <w:basedOn w:val="Body"/>
    <w:rsid w:val="0015643F"/>
    <w:pPr>
      <w:numPr>
        <w:numId w:val="4"/>
      </w:numPr>
    </w:pPr>
  </w:style>
  <w:style w:type="paragraph" w:customStyle="1" w:styleId="NumberedList2">
    <w:name w:val="Numbered List 2"/>
    <w:basedOn w:val="NumberedList1"/>
    <w:rsid w:val="0015643F"/>
    <w:pPr>
      <w:numPr>
        <w:numId w:val="5"/>
      </w:numPr>
    </w:pPr>
  </w:style>
  <w:style w:type="paragraph" w:customStyle="1" w:styleId="NumberedList3">
    <w:name w:val="Numbered List 3"/>
    <w:basedOn w:val="NumberedList1"/>
    <w:rsid w:val="0015643F"/>
    <w:pPr>
      <w:numPr>
        <w:ilvl w:val="1"/>
      </w:numPr>
      <w:ind w:left="2000"/>
    </w:pPr>
  </w:style>
  <w:style w:type="paragraph" w:customStyle="1" w:styleId="NumberedList4">
    <w:name w:val="Numbered List 4"/>
    <w:basedOn w:val="NumberedList1"/>
    <w:rsid w:val="0015643F"/>
    <w:pPr>
      <w:numPr>
        <w:ilvl w:val="2"/>
      </w:numPr>
    </w:pPr>
  </w:style>
  <w:style w:type="table" w:styleId="TableProfessional">
    <w:name w:val="Table Professional"/>
    <w:basedOn w:val="TableNormal"/>
    <w:rsid w:val="006D21F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NoteNumberedList1">
    <w:name w:val="Note Numbered List 1"/>
    <w:basedOn w:val="Normal"/>
    <w:rsid w:val="00423D9A"/>
    <w:pPr>
      <w:numPr>
        <w:numId w:val="6"/>
      </w:numPr>
      <w:snapToGrid w:val="0"/>
      <w:spacing w:before="60" w:after="120"/>
    </w:pPr>
    <w:rPr>
      <w:rFonts w:eastAsia="SimSun" w:cs="Times New Roman"/>
      <w:sz w:val="20"/>
      <w:lang w:eastAsia="zh-CN"/>
    </w:rPr>
  </w:style>
  <w:style w:type="paragraph" w:customStyle="1" w:styleId="NoteNumberedList2">
    <w:name w:val="Note Numbered List 2"/>
    <w:basedOn w:val="NoteNumberedList1"/>
    <w:rsid w:val="007E0C32"/>
    <w:pPr>
      <w:numPr>
        <w:ilvl w:val="1"/>
      </w:numPr>
    </w:pPr>
  </w:style>
  <w:style w:type="paragraph" w:customStyle="1" w:styleId="NoteNumberedList3">
    <w:name w:val="Note Numbered List 3"/>
    <w:basedOn w:val="NoteNumberedList1"/>
    <w:rsid w:val="007E0C32"/>
    <w:pPr>
      <w:numPr>
        <w:ilvl w:val="2"/>
      </w:numPr>
    </w:pPr>
  </w:style>
  <w:style w:type="paragraph" w:customStyle="1" w:styleId="NoteBulletList1">
    <w:name w:val="Note Bullet List 1"/>
    <w:basedOn w:val="Normal"/>
    <w:rsid w:val="00423D9A"/>
    <w:pPr>
      <w:numPr>
        <w:numId w:val="7"/>
      </w:numPr>
      <w:snapToGrid w:val="0"/>
      <w:spacing w:before="60" w:after="120"/>
    </w:pPr>
    <w:rPr>
      <w:rFonts w:eastAsia="SimSun" w:cs="Times New Roman"/>
      <w:sz w:val="20"/>
      <w:lang w:eastAsia="zh-CN"/>
    </w:rPr>
  </w:style>
  <w:style w:type="paragraph" w:customStyle="1" w:styleId="NoteBulletList2">
    <w:name w:val="Note Bullet List 2"/>
    <w:basedOn w:val="Normal"/>
    <w:rsid w:val="00423D9A"/>
    <w:pPr>
      <w:numPr>
        <w:ilvl w:val="1"/>
        <w:numId w:val="8"/>
      </w:numPr>
      <w:snapToGrid w:val="0"/>
      <w:spacing w:before="60" w:after="120"/>
    </w:pPr>
    <w:rPr>
      <w:rFonts w:eastAsia="SimSun" w:cs="Times New Roman"/>
      <w:sz w:val="20"/>
      <w:lang w:eastAsia="zh-CN"/>
    </w:rPr>
  </w:style>
  <w:style w:type="paragraph" w:customStyle="1" w:styleId="NoteBulletList3">
    <w:name w:val="Note Bullet List 3"/>
    <w:basedOn w:val="Normal"/>
    <w:rsid w:val="00423D9A"/>
    <w:pPr>
      <w:numPr>
        <w:ilvl w:val="2"/>
        <w:numId w:val="7"/>
      </w:numPr>
      <w:snapToGrid w:val="0"/>
      <w:spacing w:before="60" w:after="120"/>
    </w:pPr>
    <w:rPr>
      <w:rFonts w:eastAsia="SimSun" w:cs="Times New Roman"/>
      <w:sz w:val="20"/>
      <w:lang w:eastAsia="zh-CN"/>
    </w:rPr>
  </w:style>
  <w:style w:type="paragraph" w:customStyle="1" w:styleId="NoteBegin">
    <w:name w:val="Note Begin"/>
    <w:basedOn w:val="Normal"/>
    <w:next w:val="NoteEnd"/>
    <w:autoRedefine/>
    <w:rsid w:val="00727505"/>
    <w:pPr>
      <w:pBdr>
        <w:top w:val="single" w:sz="8" w:space="2" w:color="404040" w:themeColor="text1" w:themeTint="BF"/>
        <w:left w:val="single" w:sz="8" w:space="4" w:color="404040" w:themeColor="text1" w:themeTint="BF"/>
        <w:right w:val="single" w:sz="8" w:space="4" w:color="404040" w:themeColor="text1" w:themeTint="BF"/>
      </w:pBdr>
      <w:shd w:val="clear" w:color="auto" w:fill="808080" w:themeFill="background1" w:themeFillShade="80"/>
      <w:snapToGrid w:val="0"/>
      <w:spacing w:before="160"/>
      <w:ind w:left="720" w:right="720"/>
    </w:pPr>
    <w:rPr>
      <w:rFonts w:eastAsia="SimSun" w:cs="Times New Roman"/>
      <w:b/>
      <w:color w:val="FFFFFF" w:themeColor="background1"/>
      <w:sz w:val="18"/>
      <w:lang w:eastAsia="zh-CN"/>
    </w:rPr>
  </w:style>
  <w:style w:type="paragraph" w:customStyle="1" w:styleId="NoteEnd">
    <w:name w:val="Note End"/>
    <w:basedOn w:val="NoteBegin"/>
    <w:next w:val="Body"/>
    <w:autoRedefine/>
    <w:rsid w:val="00727505"/>
    <w:pPr>
      <w:pBdr>
        <w:top w:val="none" w:sz="0" w:space="0" w:color="auto"/>
        <w:bottom w:val="single" w:sz="8" w:space="3" w:color="404040" w:themeColor="text1" w:themeTint="BF"/>
      </w:pBdr>
      <w:shd w:val="clear" w:color="auto" w:fill="auto"/>
      <w:spacing w:before="100" w:after="120"/>
    </w:pPr>
    <w:rPr>
      <w:b w:val="0"/>
      <w:bCs/>
      <w:iCs/>
      <w:color w:val="000000"/>
      <w:szCs w:val="20"/>
      <w:lang w:eastAsia="en-US"/>
    </w:rPr>
  </w:style>
  <w:style w:type="paragraph" w:customStyle="1" w:styleId="BulletedList">
    <w:name w:val="Bulleted List"/>
    <w:basedOn w:val="Body"/>
    <w:autoRedefine/>
    <w:rsid w:val="00727505"/>
    <w:pPr>
      <w:tabs>
        <w:tab w:val="num" w:pos="1080"/>
      </w:tabs>
      <w:spacing w:before="120"/>
      <w:ind w:left="1080" w:hanging="270"/>
    </w:pPr>
    <w:rPr>
      <w:color w:val="000000"/>
    </w:rPr>
  </w:style>
  <w:style w:type="paragraph" w:customStyle="1" w:styleId="NumberedList">
    <w:name w:val="Numbered List"/>
    <w:basedOn w:val="Body"/>
    <w:autoRedefine/>
    <w:rsid w:val="00727505"/>
    <w:pPr>
      <w:numPr>
        <w:numId w:val="9"/>
      </w:numPr>
      <w:tabs>
        <w:tab w:val="left" w:pos="720"/>
      </w:tabs>
      <w:spacing w:before="40" w:after="40"/>
    </w:pPr>
    <w:rPr>
      <w:color w:val="000000"/>
    </w:rPr>
  </w:style>
  <w:style w:type="paragraph" w:customStyle="1" w:styleId="NumberedIndent">
    <w:name w:val="Numbered Indent"/>
    <w:basedOn w:val="NumberedList"/>
    <w:autoRedefine/>
    <w:rsid w:val="00727505"/>
    <w:pPr>
      <w:numPr>
        <w:ilvl w:val="1"/>
      </w:numPr>
      <w:tabs>
        <w:tab w:val="clear" w:pos="720"/>
      </w:tabs>
    </w:pPr>
  </w:style>
  <w:style w:type="character" w:styleId="CommentReference">
    <w:name w:val="annotation reference"/>
    <w:basedOn w:val="DefaultParagraphFont"/>
    <w:uiPriority w:val="99"/>
    <w:rsid w:val="00727505"/>
    <w:rPr>
      <w:rFonts w:cs="Times New Roman"/>
      <w:sz w:val="16"/>
      <w:szCs w:val="16"/>
    </w:rPr>
  </w:style>
  <w:style w:type="paragraph" w:styleId="CommentText">
    <w:name w:val="annotation text"/>
    <w:basedOn w:val="Normal"/>
    <w:link w:val="CommentTextChar"/>
    <w:uiPriority w:val="99"/>
    <w:rsid w:val="00727505"/>
    <w:rPr>
      <w:rFonts w:eastAsia="SimSun" w:cs="Times New Roman"/>
      <w:color w:val="000000"/>
      <w:sz w:val="20"/>
      <w:lang w:eastAsia="zh-CN"/>
    </w:rPr>
  </w:style>
  <w:style w:type="character" w:customStyle="1" w:styleId="CommentTextChar">
    <w:name w:val="Comment Text Char"/>
    <w:basedOn w:val="DefaultParagraphFont"/>
    <w:link w:val="CommentText"/>
    <w:uiPriority w:val="99"/>
    <w:rsid w:val="00727505"/>
    <w:rPr>
      <w:rFonts w:ascii="Arial" w:eastAsia="SimSun" w:hAnsi="Arial" w:cs="Times New Roman"/>
      <w:color w:val="000000"/>
      <w:sz w:val="20"/>
      <w:lang w:eastAsia="zh-CN"/>
    </w:rPr>
  </w:style>
  <w:style w:type="paragraph" w:styleId="ListParagraph">
    <w:name w:val="List Paragraph"/>
    <w:basedOn w:val="Normal"/>
    <w:uiPriority w:val="34"/>
    <w:qFormat/>
    <w:rsid w:val="00372B96"/>
    <w:pPr>
      <w:ind w:left="720"/>
      <w:contextualSpacing/>
    </w:pPr>
  </w:style>
  <w:style w:type="paragraph" w:customStyle="1" w:styleId="CodeSample">
    <w:name w:val="Code Sample"/>
    <w:basedOn w:val="Normal"/>
    <w:qFormat/>
    <w:rsid w:val="005A61EB"/>
    <w:pPr>
      <w:keepLines/>
      <w:pBdr>
        <w:left w:val="single" w:sz="24" w:space="4" w:color="999999"/>
      </w:pBdr>
      <w:ind w:left="578"/>
    </w:pPr>
    <w:rPr>
      <w:rFonts w:ascii="Lucida Console" w:eastAsia="MS Mincho" w:hAnsi="Lucida Console" w:cs="Times New Roman"/>
      <w:noProof/>
      <w:sz w:val="18"/>
    </w:rPr>
  </w:style>
  <w:style w:type="paragraph" w:customStyle="1" w:styleId="URI">
    <w:name w:val="URI"/>
    <w:basedOn w:val="Body"/>
    <w:next w:val="Body"/>
    <w:qFormat/>
    <w:rsid w:val="00D27823"/>
    <w:pPr>
      <w:widowControl w:val="0"/>
      <w:jc w:val="center"/>
    </w:pPr>
    <w:rPr>
      <w:rFonts w:ascii="Calibri" w:eastAsia="Times New Roman" w:hAnsi="Calibri" w:cs="Calibri"/>
      <w:color w:val="7F7F7F" w:themeColor="text1" w:themeTint="80"/>
      <w:sz w:val="16"/>
    </w:rPr>
  </w:style>
  <w:style w:type="paragraph" w:customStyle="1" w:styleId="RedExclamation">
    <w:name w:val="Red Exclamation"/>
    <w:basedOn w:val="Body"/>
    <w:next w:val="Normal"/>
    <w:rsid w:val="00D27823"/>
    <w:rPr>
      <w:rFonts w:asciiTheme="minorHAnsi" w:eastAsia="Times New Roman" w:hAnsiTheme="minorHAnsi" w:cs="Calibri"/>
      <w:b/>
      <w:color w:val="FF0000"/>
    </w:rPr>
  </w:style>
  <w:style w:type="paragraph" w:customStyle="1" w:styleId="Citation">
    <w:name w:val="Citation"/>
    <w:basedOn w:val="Body"/>
    <w:qFormat/>
    <w:rsid w:val="00D27823"/>
    <w:rPr>
      <w:rFonts w:asciiTheme="minorHAnsi" w:eastAsia="Times New Roman" w:hAnsiTheme="minorHAnsi"/>
      <w:i/>
      <w:iCs/>
      <w:szCs w:val="20"/>
    </w:rPr>
  </w:style>
  <w:style w:type="table" w:styleId="TableSimple3">
    <w:name w:val="Table Simple 3"/>
    <w:basedOn w:val="TableNormal"/>
    <w:rsid w:val="00573131"/>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List8">
    <w:name w:val="Table List 8"/>
    <w:basedOn w:val="TableNormal"/>
    <w:rsid w:val="0057313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1">
    <w:name w:val="Table Grid 1"/>
    <w:basedOn w:val="TableNormal"/>
    <w:rsid w:val="0057313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echnicalNote">
    <w:name w:val="Technical Note"/>
    <w:basedOn w:val="Normal"/>
    <w:qFormat/>
    <w:rsid w:val="002445C4"/>
    <w:pPr>
      <w:spacing w:after="120"/>
    </w:pPr>
    <w:rPr>
      <w:rFonts w:ascii="Calibri" w:eastAsia="Times New Roman" w:hAnsi="Calibri" w:cs="Calibri"/>
      <w:sz w:val="16"/>
      <w:szCs w:val="16"/>
    </w:rPr>
  </w:style>
  <w:style w:type="paragraph" w:styleId="BodyText">
    <w:name w:val="Body Text"/>
    <w:basedOn w:val="Normal"/>
    <w:link w:val="BodyTextChar"/>
    <w:qFormat/>
    <w:rsid w:val="00B65CC4"/>
    <w:pPr>
      <w:spacing w:after="120"/>
    </w:pPr>
    <w:rPr>
      <w:rFonts w:ascii="Calibri" w:eastAsia="Times New Roman" w:hAnsi="Calibri" w:cs="Calibri"/>
      <w:sz w:val="24"/>
    </w:rPr>
  </w:style>
  <w:style w:type="character" w:customStyle="1" w:styleId="BodyTextChar">
    <w:name w:val="Body Text Char"/>
    <w:basedOn w:val="DefaultParagraphFont"/>
    <w:link w:val="BodyText"/>
    <w:rsid w:val="00B65CC4"/>
    <w:rPr>
      <w:rFonts w:ascii="Calibri" w:eastAsia="Times New Roman" w:hAnsi="Calibri" w:cs="Calibri"/>
    </w:rPr>
  </w:style>
  <w:style w:type="paragraph" w:styleId="CommentSubject">
    <w:name w:val="annotation subject"/>
    <w:basedOn w:val="CommentText"/>
    <w:next w:val="CommentText"/>
    <w:link w:val="CommentSubjectChar"/>
    <w:rsid w:val="002267B7"/>
    <w:rPr>
      <w:rFonts w:eastAsiaTheme="minorHAnsi" w:cstheme="minorBidi"/>
      <w:b/>
      <w:bCs/>
      <w:color w:val="auto"/>
      <w:szCs w:val="20"/>
      <w:lang w:eastAsia="en-US"/>
    </w:rPr>
  </w:style>
  <w:style w:type="character" w:customStyle="1" w:styleId="CommentSubjectChar">
    <w:name w:val="Comment Subject Char"/>
    <w:basedOn w:val="CommentTextChar"/>
    <w:link w:val="CommentSubject"/>
    <w:rsid w:val="002267B7"/>
    <w:rPr>
      <w:rFonts w:ascii="Arial" w:eastAsia="SimSun" w:hAnsi="Arial" w:cs="Times New Roman"/>
      <w:b/>
      <w:bCs/>
      <w:color w:val="000000"/>
      <w:sz w:val="20"/>
      <w:szCs w:val="20"/>
      <w:lang w:eastAsia="zh-CN"/>
    </w:rPr>
  </w:style>
  <w:style w:type="character" w:styleId="PlaceholderText">
    <w:name w:val="Placeholder Text"/>
    <w:basedOn w:val="DefaultParagraphFont"/>
    <w:rsid w:val="00BF57EE"/>
    <w:rPr>
      <w:color w:val="808080"/>
    </w:rPr>
  </w:style>
  <w:style w:type="paragraph" w:styleId="NormalWeb">
    <w:name w:val="Normal (Web)"/>
    <w:basedOn w:val="Normal"/>
    <w:uiPriority w:val="99"/>
    <w:semiHidden/>
    <w:unhideWhenUsed/>
    <w:rsid w:val="00A82C26"/>
    <w:pPr>
      <w:spacing w:before="100" w:beforeAutospacing="1" w:after="100" w:afterAutospacing="1"/>
    </w:pPr>
    <w:rPr>
      <w:rFonts w:ascii="Times New Roman" w:eastAsia="Times New Roman" w:hAnsi="Times New Roman" w:cs="Times New Roman"/>
      <w:sz w:val="24"/>
      <w:lang w:eastAsia="zh-CN"/>
    </w:rPr>
  </w:style>
  <w:style w:type="character" w:customStyle="1" w:styleId="ph002cptcproduct">
    <w:name w:val="ph_002c_ptcproduct"/>
    <w:basedOn w:val="DefaultParagraphFont"/>
    <w:rsid w:val="00195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17554">
      <w:bodyDiv w:val="1"/>
      <w:marLeft w:val="0"/>
      <w:marRight w:val="0"/>
      <w:marTop w:val="0"/>
      <w:marBottom w:val="0"/>
      <w:divBdr>
        <w:top w:val="none" w:sz="0" w:space="0" w:color="auto"/>
        <w:left w:val="none" w:sz="0" w:space="0" w:color="auto"/>
        <w:bottom w:val="none" w:sz="0" w:space="0" w:color="auto"/>
        <w:right w:val="none" w:sz="0" w:space="0" w:color="auto"/>
      </w:divBdr>
    </w:div>
    <w:div w:id="114757547">
      <w:bodyDiv w:val="1"/>
      <w:marLeft w:val="0"/>
      <w:marRight w:val="0"/>
      <w:marTop w:val="0"/>
      <w:marBottom w:val="0"/>
      <w:divBdr>
        <w:top w:val="none" w:sz="0" w:space="0" w:color="auto"/>
        <w:left w:val="none" w:sz="0" w:space="0" w:color="auto"/>
        <w:bottom w:val="none" w:sz="0" w:space="0" w:color="auto"/>
        <w:right w:val="none" w:sz="0" w:space="0" w:color="auto"/>
      </w:divBdr>
    </w:div>
    <w:div w:id="197085055">
      <w:bodyDiv w:val="1"/>
      <w:marLeft w:val="0"/>
      <w:marRight w:val="0"/>
      <w:marTop w:val="0"/>
      <w:marBottom w:val="0"/>
      <w:divBdr>
        <w:top w:val="none" w:sz="0" w:space="0" w:color="auto"/>
        <w:left w:val="none" w:sz="0" w:space="0" w:color="auto"/>
        <w:bottom w:val="none" w:sz="0" w:space="0" w:color="auto"/>
        <w:right w:val="none" w:sz="0" w:space="0" w:color="auto"/>
      </w:divBdr>
    </w:div>
    <w:div w:id="200869192">
      <w:bodyDiv w:val="1"/>
      <w:marLeft w:val="0"/>
      <w:marRight w:val="0"/>
      <w:marTop w:val="0"/>
      <w:marBottom w:val="0"/>
      <w:divBdr>
        <w:top w:val="none" w:sz="0" w:space="0" w:color="auto"/>
        <w:left w:val="none" w:sz="0" w:space="0" w:color="auto"/>
        <w:bottom w:val="none" w:sz="0" w:space="0" w:color="auto"/>
        <w:right w:val="none" w:sz="0" w:space="0" w:color="auto"/>
      </w:divBdr>
    </w:div>
    <w:div w:id="317535327">
      <w:bodyDiv w:val="1"/>
      <w:marLeft w:val="0"/>
      <w:marRight w:val="0"/>
      <w:marTop w:val="0"/>
      <w:marBottom w:val="0"/>
      <w:divBdr>
        <w:top w:val="none" w:sz="0" w:space="0" w:color="auto"/>
        <w:left w:val="none" w:sz="0" w:space="0" w:color="auto"/>
        <w:bottom w:val="none" w:sz="0" w:space="0" w:color="auto"/>
        <w:right w:val="none" w:sz="0" w:space="0" w:color="auto"/>
      </w:divBdr>
    </w:div>
    <w:div w:id="332877563">
      <w:bodyDiv w:val="1"/>
      <w:marLeft w:val="0"/>
      <w:marRight w:val="0"/>
      <w:marTop w:val="0"/>
      <w:marBottom w:val="0"/>
      <w:divBdr>
        <w:top w:val="none" w:sz="0" w:space="0" w:color="auto"/>
        <w:left w:val="none" w:sz="0" w:space="0" w:color="auto"/>
        <w:bottom w:val="none" w:sz="0" w:space="0" w:color="auto"/>
        <w:right w:val="none" w:sz="0" w:space="0" w:color="auto"/>
      </w:divBdr>
    </w:div>
    <w:div w:id="358816021">
      <w:bodyDiv w:val="1"/>
      <w:marLeft w:val="0"/>
      <w:marRight w:val="0"/>
      <w:marTop w:val="0"/>
      <w:marBottom w:val="0"/>
      <w:divBdr>
        <w:top w:val="none" w:sz="0" w:space="0" w:color="auto"/>
        <w:left w:val="none" w:sz="0" w:space="0" w:color="auto"/>
        <w:bottom w:val="none" w:sz="0" w:space="0" w:color="auto"/>
        <w:right w:val="none" w:sz="0" w:space="0" w:color="auto"/>
      </w:divBdr>
    </w:div>
    <w:div w:id="407001742">
      <w:bodyDiv w:val="1"/>
      <w:marLeft w:val="0"/>
      <w:marRight w:val="0"/>
      <w:marTop w:val="0"/>
      <w:marBottom w:val="0"/>
      <w:divBdr>
        <w:top w:val="none" w:sz="0" w:space="0" w:color="auto"/>
        <w:left w:val="none" w:sz="0" w:space="0" w:color="auto"/>
        <w:bottom w:val="none" w:sz="0" w:space="0" w:color="auto"/>
        <w:right w:val="none" w:sz="0" w:space="0" w:color="auto"/>
      </w:divBdr>
      <w:divsChild>
        <w:div w:id="1295790329">
          <w:marLeft w:val="0"/>
          <w:marRight w:val="0"/>
          <w:marTop w:val="80"/>
          <w:marBottom w:val="80"/>
          <w:divBdr>
            <w:top w:val="none" w:sz="0" w:space="0" w:color="auto"/>
            <w:left w:val="none" w:sz="0" w:space="0" w:color="auto"/>
            <w:bottom w:val="none" w:sz="0" w:space="0" w:color="auto"/>
            <w:right w:val="none" w:sz="0" w:space="0" w:color="auto"/>
          </w:divBdr>
        </w:div>
        <w:div w:id="1147162760">
          <w:marLeft w:val="0"/>
          <w:marRight w:val="0"/>
          <w:marTop w:val="80"/>
          <w:marBottom w:val="80"/>
          <w:divBdr>
            <w:top w:val="none" w:sz="0" w:space="0" w:color="auto"/>
            <w:left w:val="none" w:sz="0" w:space="0" w:color="auto"/>
            <w:bottom w:val="none" w:sz="0" w:space="0" w:color="auto"/>
            <w:right w:val="none" w:sz="0" w:space="0" w:color="auto"/>
          </w:divBdr>
        </w:div>
        <w:div w:id="582303129">
          <w:marLeft w:val="0"/>
          <w:marRight w:val="0"/>
          <w:marTop w:val="80"/>
          <w:marBottom w:val="80"/>
          <w:divBdr>
            <w:top w:val="none" w:sz="0" w:space="0" w:color="auto"/>
            <w:left w:val="none" w:sz="0" w:space="0" w:color="auto"/>
            <w:bottom w:val="none" w:sz="0" w:space="0" w:color="auto"/>
            <w:right w:val="none" w:sz="0" w:space="0" w:color="auto"/>
          </w:divBdr>
        </w:div>
        <w:div w:id="998848295">
          <w:marLeft w:val="0"/>
          <w:marRight w:val="0"/>
          <w:marTop w:val="80"/>
          <w:marBottom w:val="80"/>
          <w:divBdr>
            <w:top w:val="none" w:sz="0" w:space="0" w:color="auto"/>
            <w:left w:val="none" w:sz="0" w:space="0" w:color="auto"/>
            <w:bottom w:val="none" w:sz="0" w:space="0" w:color="auto"/>
            <w:right w:val="none" w:sz="0" w:space="0" w:color="auto"/>
          </w:divBdr>
        </w:div>
        <w:div w:id="1871721925">
          <w:marLeft w:val="45"/>
          <w:marRight w:val="0"/>
          <w:marTop w:val="80"/>
          <w:marBottom w:val="80"/>
          <w:divBdr>
            <w:top w:val="none" w:sz="0" w:space="0" w:color="000000"/>
            <w:left w:val="none" w:sz="0" w:space="0" w:color="auto"/>
            <w:bottom w:val="none" w:sz="0" w:space="0" w:color="000000"/>
            <w:right w:val="none" w:sz="0" w:space="0" w:color="000000"/>
          </w:divBdr>
        </w:div>
        <w:div w:id="1513950435">
          <w:marLeft w:val="45"/>
          <w:marRight w:val="0"/>
          <w:marTop w:val="80"/>
          <w:marBottom w:val="80"/>
          <w:divBdr>
            <w:top w:val="none" w:sz="0" w:space="0" w:color="000000"/>
            <w:left w:val="none" w:sz="0" w:space="0" w:color="auto"/>
            <w:bottom w:val="none" w:sz="0" w:space="0" w:color="000000"/>
            <w:right w:val="none" w:sz="0" w:space="0" w:color="000000"/>
          </w:divBdr>
        </w:div>
        <w:div w:id="1926062613">
          <w:marLeft w:val="45"/>
          <w:marRight w:val="0"/>
          <w:marTop w:val="80"/>
          <w:marBottom w:val="80"/>
          <w:divBdr>
            <w:top w:val="none" w:sz="0" w:space="0" w:color="000000"/>
            <w:left w:val="none" w:sz="0" w:space="0" w:color="auto"/>
            <w:bottom w:val="none" w:sz="0" w:space="0" w:color="000000"/>
            <w:right w:val="none" w:sz="0" w:space="0" w:color="000000"/>
          </w:divBdr>
        </w:div>
        <w:div w:id="1787431881">
          <w:marLeft w:val="45"/>
          <w:marRight w:val="0"/>
          <w:marTop w:val="80"/>
          <w:marBottom w:val="80"/>
          <w:divBdr>
            <w:top w:val="none" w:sz="0" w:space="0" w:color="000000"/>
            <w:left w:val="none" w:sz="0" w:space="0" w:color="auto"/>
            <w:bottom w:val="none" w:sz="0" w:space="0" w:color="000000"/>
            <w:right w:val="none" w:sz="0" w:space="0" w:color="000000"/>
          </w:divBdr>
        </w:div>
        <w:div w:id="742142904">
          <w:marLeft w:val="45"/>
          <w:marRight w:val="0"/>
          <w:marTop w:val="80"/>
          <w:marBottom w:val="80"/>
          <w:divBdr>
            <w:top w:val="none" w:sz="0" w:space="0" w:color="000000"/>
            <w:left w:val="none" w:sz="0" w:space="0" w:color="auto"/>
            <w:bottom w:val="none" w:sz="0" w:space="0" w:color="000000"/>
            <w:right w:val="none" w:sz="0" w:space="0" w:color="000000"/>
          </w:divBdr>
        </w:div>
        <w:div w:id="948273006">
          <w:marLeft w:val="45"/>
          <w:marRight w:val="0"/>
          <w:marTop w:val="80"/>
          <w:marBottom w:val="80"/>
          <w:divBdr>
            <w:top w:val="none" w:sz="0" w:space="0" w:color="000000"/>
            <w:left w:val="none" w:sz="0" w:space="0" w:color="auto"/>
            <w:bottom w:val="none" w:sz="0" w:space="0" w:color="000000"/>
            <w:right w:val="none" w:sz="0" w:space="0" w:color="000000"/>
          </w:divBdr>
        </w:div>
        <w:div w:id="1318609054">
          <w:marLeft w:val="45"/>
          <w:marRight w:val="0"/>
          <w:marTop w:val="80"/>
          <w:marBottom w:val="80"/>
          <w:divBdr>
            <w:top w:val="none" w:sz="0" w:space="0" w:color="000000"/>
            <w:left w:val="none" w:sz="0" w:space="0" w:color="auto"/>
            <w:bottom w:val="none" w:sz="0" w:space="0" w:color="000000"/>
            <w:right w:val="none" w:sz="0" w:space="0" w:color="000000"/>
          </w:divBdr>
        </w:div>
        <w:div w:id="857886853">
          <w:marLeft w:val="45"/>
          <w:marRight w:val="0"/>
          <w:marTop w:val="80"/>
          <w:marBottom w:val="80"/>
          <w:divBdr>
            <w:top w:val="none" w:sz="0" w:space="0" w:color="000000"/>
            <w:left w:val="none" w:sz="0" w:space="0" w:color="auto"/>
            <w:bottom w:val="none" w:sz="0" w:space="0" w:color="000000"/>
            <w:right w:val="none" w:sz="0" w:space="0" w:color="000000"/>
          </w:divBdr>
        </w:div>
        <w:div w:id="358429644">
          <w:marLeft w:val="45"/>
          <w:marRight w:val="0"/>
          <w:marTop w:val="80"/>
          <w:marBottom w:val="80"/>
          <w:divBdr>
            <w:top w:val="none" w:sz="0" w:space="0" w:color="000000"/>
            <w:left w:val="none" w:sz="0" w:space="0" w:color="auto"/>
            <w:bottom w:val="none" w:sz="0" w:space="0" w:color="000000"/>
            <w:right w:val="none" w:sz="0" w:space="0" w:color="000000"/>
          </w:divBdr>
        </w:div>
        <w:div w:id="891113735">
          <w:marLeft w:val="45"/>
          <w:marRight w:val="0"/>
          <w:marTop w:val="80"/>
          <w:marBottom w:val="80"/>
          <w:divBdr>
            <w:top w:val="none" w:sz="0" w:space="0" w:color="000000"/>
            <w:left w:val="none" w:sz="0" w:space="0" w:color="auto"/>
            <w:bottom w:val="none" w:sz="0" w:space="0" w:color="000000"/>
            <w:right w:val="none" w:sz="0" w:space="0" w:color="000000"/>
          </w:divBdr>
        </w:div>
        <w:div w:id="709307788">
          <w:marLeft w:val="45"/>
          <w:marRight w:val="0"/>
          <w:marTop w:val="80"/>
          <w:marBottom w:val="80"/>
          <w:divBdr>
            <w:top w:val="none" w:sz="0" w:space="0" w:color="000000"/>
            <w:left w:val="none" w:sz="0" w:space="0" w:color="auto"/>
            <w:bottom w:val="none" w:sz="0" w:space="0" w:color="000000"/>
            <w:right w:val="none" w:sz="0" w:space="0" w:color="000000"/>
          </w:divBdr>
        </w:div>
        <w:div w:id="1684817496">
          <w:marLeft w:val="45"/>
          <w:marRight w:val="0"/>
          <w:marTop w:val="80"/>
          <w:marBottom w:val="80"/>
          <w:divBdr>
            <w:top w:val="none" w:sz="0" w:space="0" w:color="000000"/>
            <w:left w:val="none" w:sz="0" w:space="0" w:color="auto"/>
            <w:bottom w:val="none" w:sz="0" w:space="0" w:color="000000"/>
            <w:right w:val="none" w:sz="0" w:space="0" w:color="000000"/>
          </w:divBdr>
        </w:div>
        <w:div w:id="945692337">
          <w:marLeft w:val="45"/>
          <w:marRight w:val="0"/>
          <w:marTop w:val="80"/>
          <w:marBottom w:val="80"/>
          <w:divBdr>
            <w:top w:val="none" w:sz="0" w:space="0" w:color="000000"/>
            <w:left w:val="none" w:sz="0" w:space="0" w:color="auto"/>
            <w:bottom w:val="none" w:sz="0" w:space="0" w:color="000000"/>
            <w:right w:val="none" w:sz="0" w:space="0" w:color="000000"/>
          </w:divBdr>
        </w:div>
      </w:divsChild>
    </w:div>
    <w:div w:id="453451471">
      <w:bodyDiv w:val="1"/>
      <w:marLeft w:val="0"/>
      <w:marRight w:val="0"/>
      <w:marTop w:val="0"/>
      <w:marBottom w:val="0"/>
      <w:divBdr>
        <w:top w:val="none" w:sz="0" w:space="0" w:color="auto"/>
        <w:left w:val="none" w:sz="0" w:space="0" w:color="auto"/>
        <w:bottom w:val="none" w:sz="0" w:space="0" w:color="auto"/>
        <w:right w:val="none" w:sz="0" w:space="0" w:color="auto"/>
      </w:divBdr>
    </w:div>
    <w:div w:id="552500135">
      <w:bodyDiv w:val="1"/>
      <w:marLeft w:val="0"/>
      <w:marRight w:val="0"/>
      <w:marTop w:val="0"/>
      <w:marBottom w:val="0"/>
      <w:divBdr>
        <w:top w:val="none" w:sz="0" w:space="0" w:color="auto"/>
        <w:left w:val="none" w:sz="0" w:space="0" w:color="auto"/>
        <w:bottom w:val="none" w:sz="0" w:space="0" w:color="auto"/>
        <w:right w:val="none" w:sz="0" w:space="0" w:color="auto"/>
      </w:divBdr>
      <w:divsChild>
        <w:div w:id="1799760781">
          <w:marLeft w:val="360"/>
          <w:marRight w:val="0"/>
          <w:marTop w:val="120"/>
          <w:marBottom w:val="0"/>
          <w:divBdr>
            <w:top w:val="none" w:sz="0" w:space="0" w:color="auto"/>
            <w:left w:val="none" w:sz="0" w:space="0" w:color="auto"/>
            <w:bottom w:val="none" w:sz="0" w:space="0" w:color="auto"/>
            <w:right w:val="none" w:sz="0" w:space="0" w:color="auto"/>
          </w:divBdr>
        </w:div>
        <w:div w:id="736441512">
          <w:marLeft w:val="360"/>
          <w:marRight w:val="0"/>
          <w:marTop w:val="120"/>
          <w:marBottom w:val="0"/>
          <w:divBdr>
            <w:top w:val="none" w:sz="0" w:space="0" w:color="auto"/>
            <w:left w:val="none" w:sz="0" w:space="0" w:color="auto"/>
            <w:bottom w:val="none" w:sz="0" w:space="0" w:color="auto"/>
            <w:right w:val="none" w:sz="0" w:space="0" w:color="auto"/>
          </w:divBdr>
        </w:div>
        <w:div w:id="1749184998">
          <w:marLeft w:val="360"/>
          <w:marRight w:val="0"/>
          <w:marTop w:val="120"/>
          <w:marBottom w:val="0"/>
          <w:divBdr>
            <w:top w:val="none" w:sz="0" w:space="0" w:color="auto"/>
            <w:left w:val="none" w:sz="0" w:space="0" w:color="auto"/>
            <w:bottom w:val="none" w:sz="0" w:space="0" w:color="auto"/>
            <w:right w:val="none" w:sz="0" w:space="0" w:color="auto"/>
          </w:divBdr>
        </w:div>
        <w:div w:id="1124929613">
          <w:marLeft w:val="360"/>
          <w:marRight w:val="0"/>
          <w:marTop w:val="120"/>
          <w:marBottom w:val="0"/>
          <w:divBdr>
            <w:top w:val="none" w:sz="0" w:space="0" w:color="auto"/>
            <w:left w:val="none" w:sz="0" w:space="0" w:color="auto"/>
            <w:bottom w:val="none" w:sz="0" w:space="0" w:color="auto"/>
            <w:right w:val="none" w:sz="0" w:space="0" w:color="auto"/>
          </w:divBdr>
        </w:div>
        <w:div w:id="1894853781">
          <w:marLeft w:val="360"/>
          <w:marRight w:val="0"/>
          <w:marTop w:val="120"/>
          <w:marBottom w:val="0"/>
          <w:divBdr>
            <w:top w:val="none" w:sz="0" w:space="0" w:color="auto"/>
            <w:left w:val="none" w:sz="0" w:space="0" w:color="auto"/>
            <w:bottom w:val="none" w:sz="0" w:space="0" w:color="auto"/>
            <w:right w:val="none" w:sz="0" w:space="0" w:color="auto"/>
          </w:divBdr>
        </w:div>
        <w:div w:id="1132407414">
          <w:marLeft w:val="360"/>
          <w:marRight w:val="0"/>
          <w:marTop w:val="120"/>
          <w:marBottom w:val="0"/>
          <w:divBdr>
            <w:top w:val="none" w:sz="0" w:space="0" w:color="auto"/>
            <w:left w:val="none" w:sz="0" w:space="0" w:color="auto"/>
            <w:bottom w:val="none" w:sz="0" w:space="0" w:color="auto"/>
            <w:right w:val="none" w:sz="0" w:space="0" w:color="auto"/>
          </w:divBdr>
        </w:div>
        <w:div w:id="2099717713">
          <w:marLeft w:val="360"/>
          <w:marRight w:val="0"/>
          <w:marTop w:val="120"/>
          <w:marBottom w:val="0"/>
          <w:divBdr>
            <w:top w:val="none" w:sz="0" w:space="0" w:color="auto"/>
            <w:left w:val="none" w:sz="0" w:space="0" w:color="auto"/>
            <w:bottom w:val="none" w:sz="0" w:space="0" w:color="auto"/>
            <w:right w:val="none" w:sz="0" w:space="0" w:color="auto"/>
          </w:divBdr>
        </w:div>
        <w:div w:id="2024819967">
          <w:marLeft w:val="360"/>
          <w:marRight w:val="0"/>
          <w:marTop w:val="120"/>
          <w:marBottom w:val="0"/>
          <w:divBdr>
            <w:top w:val="none" w:sz="0" w:space="0" w:color="auto"/>
            <w:left w:val="none" w:sz="0" w:space="0" w:color="auto"/>
            <w:bottom w:val="none" w:sz="0" w:space="0" w:color="auto"/>
            <w:right w:val="none" w:sz="0" w:space="0" w:color="auto"/>
          </w:divBdr>
        </w:div>
        <w:div w:id="1818569940">
          <w:marLeft w:val="360"/>
          <w:marRight w:val="0"/>
          <w:marTop w:val="120"/>
          <w:marBottom w:val="0"/>
          <w:divBdr>
            <w:top w:val="none" w:sz="0" w:space="0" w:color="auto"/>
            <w:left w:val="none" w:sz="0" w:space="0" w:color="auto"/>
            <w:bottom w:val="none" w:sz="0" w:space="0" w:color="auto"/>
            <w:right w:val="none" w:sz="0" w:space="0" w:color="auto"/>
          </w:divBdr>
        </w:div>
        <w:div w:id="900561145">
          <w:marLeft w:val="360"/>
          <w:marRight w:val="0"/>
          <w:marTop w:val="120"/>
          <w:marBottom w:val="0"/>
          <w:divBdr>
            <w:top w:val="none" w:sz="0" w:space="0" w:color="auto"/>
            <w:left w:val="none" w:sz="0" w:space="0" w:color="auto"/>
            <w:bottom w:val="none" w:sz="0" w:space="0" w:color="auto"/>
            <w:right w:val="none" w:sz="0" w:space="0" w:color="auto"/>
          </w:divBdr>
        </w:div>
        <w:div w:id="319579484">
          <w:marLeft w:val="360"/>
          <w:marRight w:val="0"/>
          <w:marTop w:val="120"/>
          <w:marBottom w:val="0"/>
          <w:divBdr>
            <w:top w:val="none" w:sz="0" w:space="0" w:color="auto"/>
            <w:left w:val="none" w:sz="0" w:space="0" w:color="auto"/>
            <w:bottom w:val="none" w:sz="0" w:space="0" w:color="auto"/>
            <w:right w:val="none" w:sz="0" w:space="0" w:color="auto"/>
          </w:divBdr>
        </w:div>
        <w:div w:id="1864585079">
          <w:marLeft w:val="360"/>
          <w:marRight w:val="0"/>
          <w:marTop w:val="120"/>
          <w:marBottom w:val="0"/>
          <w:divBdr>
            <w:top w:val="none" w:sz="0" w:space="0" w:color="auto"/>
            <w:left w:val="none" w:sz="0" w:space="0" w:color="auto"/>
            <w:bottom w:val="none" w:sz="0" w:space="0" w:color="auto"/>
            <w:right w:val="none" w:sz="0" w:space="0" w:color="auto"/>
          </w:divBdr>
        </w:div>
      </w:divsChild>
    </w:div>
    <w:div w:id="596594338">
      <w:bodyDiv w:val="1"/>
      <w:marLeft w:val="0"/>
      <w:marRight w:val="0"/>
      <w:marTop w:val="0"/>
      <w:marBottom w:val="0"/>
      <w:divBdr>
        <w:top w:val="none" w:sz="0" w:space="0" w:color="auto"/>
        <w:left w:val="none" w:sz="0" w:space="0" w:color="auto"/>
        <w:bottom w:val="none" w:sz="0" w:space="0" w:color="auto"/>
        <w:right w:val="none" w:sz="0" w:space="0" w:color="auto"/>
      </w:divBdr>
    </w:div>
    <w:div w:id="598029020">
      <w:bodyDiv w:val="1"/>
      <w:marLeft w:val="0"/>
      <w:marRight w:val="0"/>
      <w:marTop w:val="0"/>
      <w:marBottom w:val="0"/>
      <w:divBdr>
        <w:top w:val="none" w:sz="0" w:space="0" w:color="auto"/>
        <w:left w:val="none" w:sz="0" w:space="0" w:color="auto"/>
        <w:bottom w:val="none" w:sz="0" w:space="0" w:color="auto"/>
        <w:right w:val="none" w:sz="0" w:space="0" w:color="auto"/>
      </w:divBdr>
    </w:div>
    <w:div w:id="599143539">
      <w:bodyDiv w:val="1"/>
      <w:marLeft w:val="0"/>
      <w:marRight w:val="0"/>
      <w:marTop w:val="0"/>
      <w:marBottom w:val="0"/>
      <w:divBdr>
        <w:top w:val="none" w:sz="0" w:space="0" w:color="auto"/>
        <w:left w:val="none" w:sz="0" w:space="0" w:color="auto"/>
        <w:bottom w:val="none" w:sz="0" w:space="0" w:color="auto"/>
        <w:right w:val="none" w:sz="0" w:space="0" w:color="auto"/>
      </w:divBdr>
    </w:div>
    <w:div w:id="729185257">
      <w:bodyDiv w:val="1"/>
      <w:marLeft w:val="0"/>
      <w:marRight w:val="0"/>
      <w:marTop w:val="0"/>
      <w:marBottom w:val="0"/>
      <w:divBdr>
        <w:top w:val="none" w:sz="0" w:space="0" w:color="auto"/>
        <w:left w:val="none" w:sz="0" w:space="0" w:color="auto"/>
        <w:bottom w:val="none" w:sz="0" w:space="0" w:color="auto"/>
        <w:right w:val="none" w:sz="0" w:space="0" w:color="auto"/>
      </w:divBdr>
    </w:div>
    <w:div w:id="737367089">
      <w:bodyDiv w:val="1"/>
      <w:marLeft w:val="0"/>
      <w:marRight w:val="0"/>
      <w:marTop w:val="0"/>
      <w:marBottom w:val="0"/>
      <w:divBdr>
        <w:top w:val="none" w:sz="0" w:space="0" w:color="auto"/>
        <w:left w:val="none" w:sz="0" w:space="0" w:color="auto"/>
        <w:bottom w:val="none" w:sz="0" w:space="0" w:color="auto"/>
        <w:right w:val="none" w:sz="0" w:space="0" w:color="auto"/>
      </w:divBdr>
    </w:div>
    <w:div w:id="832797765">
      <w:bodyDiv w:val="1"/>
      <w:marLeft w:val="0"/>
      <w:marRight w:val="0"/>
      <w:marTop w:val="0"/>
      <w:marBottom w:val="0"/>
      <w:divBdr>
        <w:top w:val="none" w:sz="0" w:space="0" w:color="auto"/>
        <w:left w:val="none" w:sz="0" w:space="0" w:color="auto"/>
        <w:bottom w:val="none" w:sz="0" w:space="0" w:color="auto"/>
        <w:right w:val="none" w:sz="0" w:space="0" w:color="auto"/>
      </w:divBdr>
    </w:div>
    <w:div w:id="857278408">
      <w:bodyDiv w:val="1"/>
      <w:marLeft w:val="0"/>
      <w:marRight w:val="0"/>
      <w:marTop w:val="0"/>
      <w:marBottom w:val="0"/>
      <w:divBdr>
        <w:top w:val="none" w:sz="0" w:space="0" w:color="auto"/>
        <w:left w:val="none" w:sz="0" w:space="0" w:color="auto"/>
        <w:bottom w:val="none" w:sz="0" w:space="0" w:color="auto"/>
        <w:right w:val="none" w:sz="0" w:space="0" w:color="auto"/>
      </w:divBdr>
      <w:divsChild>
        <w:div w:id="424112017">
          <w:marLeft w:val="446"/>
          <w:marRight w:val="0"/>
          <w:marTop w:val="0"/>
          <w:marBottom w:val="0"/>
          <w:divBdr>
            <w:top w:val="none" w:sz="0" w:space="0" w:color="auto"/>
            <w:left w:val="none" w:sz="0" w:space="0" w:color="auto"/>
            <w:bottom w:val="none" w:sz="0" w:space="0" w:color="auto"/>
            <w:right w:val="none" w:sz="0" w:space="0" w:color="auto"/>
          </w:divBdr>
        </w:div>
      </w:divsChild>
    </w:div>
    <w:div w:id="968435739">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1028531246">
      <w:bodyDiv w:val="1"/>
      <w:marLeft w:val="0"/>
      <w:marRight w:val="0"/>
      <w:marTop w:val="0"/>
      <w:marBottom w:val="0"/>
      <w:divBdr>
        <w:top w:val="none" w:sz="0" w:space="0" w:color="auto"/>
        <w:left w:val="none" w:sz="0" w:space="0" w:color="auto"/>
        <w:bottom w:val="none" w:sz="0" w:space="0" w:color="auto"/>
        <w:right w:val="none" w:sz="0" w:space="0" w:color="auto"/>
      </w:divBdr>
      <w:divsChild>
        <w:div w:id="692417549">
          <w:marLeft w:val="2606"/>
          <w:marRight w:val="0"/>
          <w:marTop w:val="0"/>
          <w:marBottom w:val="0"/>
          <w:divBdr>
            <w:top w:val="none" w:sz="0" w:space="0" w:color="auto"/>
            <w:left w:val="none" w:sz="0" w:space="0" w:color="auto"/>
            <w:bottom w:val="none" w:sz="0" w:space="0" w:color="auto"/>
            <w:right w:val="none" w:sz="0" w:space="0" w:color="auto"/>
          </w:divBdr>
        </w:div>
        <w:div w:id="1672757028">
          <w:marLeft w:val="2606"/>
          <w:marRight w:val="0"/>
          <w:marTop w:val="0"/>
          <w:marBottom w:val="0"/>
          <w:divBdr>
            <w:top w:val="none" w:sz="0" w:space="0" w:color="auto"/>
            <w:left w:val="none" w:sz="0" w:space="0" w:color="auto"/>
            <w:bottom w:val="none" w:sz="0" w:space="0" w:color="auto"/>
            <w:right w:val="none" w:sz="0" w:space="0" w:color="auto"/>
          </w:divBdr>
        </w:div>
        <w:div w:id="602688693">
          <w:marLeft w:val="2606"/>
          <w:marRight w:val="0"/>
          <w:marTop w:val="0"/>
          <w:marBottom w:val="0"/>
          <w:divBdr>
            <w:top w:val="none" w:sz="0" w:space="0" w:color="auto"/>
            <w:left w:val="none" w:sz="0" w:space="0" w:color="auto"/>
            <w:bottom w:val="none" w:sz="0" w:space="0" w:color="auto"/>
            <w:right w:val="none" w:sz="0" w:space="0" w:color="auto"/>
          </w:divBdr>
        </w:div>
        <w:div w:id="1949199398">
          <w:marLeft w:val="2606"/>
          <w:marRight w:val="0"/>
          <w:marTop w:val="0"/>
          <w:marBottom w:val="0"/>
          <w:divBdr>
            <w:top w:val="none" w:sz="0" w:space="0" w:color="auto"/>
            <w:left w:val="none" w:sz="0" w:space="0" w:color="auto"/>
            <w:bottom w:val="none" w:sz="0" w:space="0" w:color="auto"/>
            <w:right w:val="none" w:sz="0" w:space="0" w:color="auto"/>
          </w:divBdr>
        </w:div>
        <w:div w:id="1855269502">
          <w:marLeft w:val="2606"/>
          <w:marRight w:val="0"/>
          <w:marTop w:val="0"/>
          <w:marBottom w:val="0"/>
          <w:divBdr>
            <w:top w:val="none" w:sz="0" w:space="0" w:color="auto"/>
            <w:left w:val="none" w:sz="0" w:space="0" w:color="auto"/>
            <w:bottom w:val="none" w:sz="0" w:space="0" w:color="auto"/>
            <w:right w:val="none" w:sz="0" w:space="0" w:color="auto"/>
          </w:divBdr>
        </w:div>
      </w:divsChild>
    </w:div>
    <w:div w:id="1032807861">
      <w:bodyDiv w:val="1"/>
      <w:marLeft w:val="0"/>
      <w:marRight w:val="0"/>
      <w:marTop w:val="0"/>
      <w:marBottom w:val="0"/>
      <w:divBdr>
        <w:top w:val="none" w:sz="0" w:space="0" w:color="auto"/>
        <w:left w:val="none" w:sz="0" w:space="0" w:color="auto"/>
        <w:bottom w:val="none" w:sz="0" w:space="0" w:color="auto"/>
        <w:right w:val="none" w:sz="0" w:space="0" w:color="auto"/>
      </w:divBdr>
    </w:div>
    <w:div w:id="1154026959">
      <w:bodyDiv w:val="1"/>
      <w:marLeft w:val="0"/>
      <w:marRight w:val="0"/>
      <w:marTop w:val="0"/>
      <w:marBottom w:val="0"/>
      <w:divBdr>
        <w:top w:val="none" w:sz="0" w:space="0" w:color="auto"/>
        <w:left w:val="none" w:sz="0" w:space="0" w:color="auto"/>
        <w:bottom w:val="none" w:sz="0" w:space="0" w:color="auto"/>
        <w:right w:val="none" w:sz="0" w:space="0" w:color="auto"/>
      </w:divBdr>
    </w:div>
    <w:div w:id="1219170794">
      <w:bodyDiv w:val="1"/>
      <w:marLeft w:val="0"/>
      <w:marRight w:val="0"/>
      <w:marTop w:val="0"/>
      <w:marBottom w:val="0"/>
      <w:divBdr>
        <w:top w:val="none" w:sz="0" w:space="0" w:color="auto"/>
        <w:left w:val="none" w:sz="0" w:space="0" w:color="auto"/>
        <w:bottom w:val="none" w:sz="0" w:space="0" w:color="auto"/>
        <w:right w:val="none" w:sz="0" w:space="0" w:color="auto"/>
      </w:divBdr>
    </w:div>
    <w:div w:id="1293096996">
      <w:bodyDiv w:val="1"/>
      <w:marLeft w:val="0"/>
      <w:marRight w:val="0"/>
      <w:marTop w:val="0"/>
      <w:marBottom w:val="0"/>
      <w:divBdr>
        <w:top w:val="none" w:sz="0" w:space="0" w:color="auto"/>
        <w:left w:val="none" w:sz="0" w:space="0" w:color="auto"/>
        <w:bottom w:val="none" w:sz="0" w:space="0" w:color="auto"/>
        <w:right w:val="none" w:sz="0" w:space="0" w:color="auto"/>
      </w:divBdr>
      <w:divsChild>
        <w:div w:id="531043065">
          <w:marLeft w:val="0"/>
          <w:marRight w:val="0"/>
          <w:marTop w:val="80"/>
          <w:marBottom w:val="80"/>
          <w:divBdr>
            <w:top w:val="none" w:sz="0" w:space="0" w:color="auto"/>
            <w:left w:val="none" w:sz="0" w:space="0" w:color="auto"/>
            <w:bottom w:val="none" w:sz="0" w:space="0" w:color="auto"/>
            <w:right w:val="none" w:sz="0" w:space="0" w:color="auto"/>
          </w:divBdr>
        </w:div>
        <w:div w:id="1550148248">
          <w:marLeft w:val="0"/>
          <w:marRight w:val="0"/>
          <w:marTop w:val="80"/>
          <w:marBottom w:val="80"/>
          <w:divBdr>
            <w:top w:val="none" w:sz="0" w:space="0" w:color="auto"/>
            <w:left w:val="none" w:sz="0" w:space="0" w:color="auto"/>
            <w:bottom w:val="none" w:sz="0" w:space="0" w:color="auto"/>
            <w:right w:val="none" w:sz="0" w:space="0" w:color="auto"/>
          </w:divBdr>
        </w:div>
        <w:div w:id="165175232">
          <w:marLeft w:val="0"/>
          <w:marRight w:val="0"/>
          <w:marTop w:val="80"/>
          <w:marBottom w:val="80"/>
          <w:divBdr>
            <w:top w:val="none" w:sz="0" w:space="0" w:color="auto"/>
            <w:left w:val="none" w:sz="0" w:space="0" w:color="auto"/>
            <w:bottom w:val="none" w:sz="0" w:space="0" w:color="auto"/>
            <w:right w:val="none" w:sz="0" w:space="0" w:color="auto"/>
          </w:divBdr>
        </w:div>
        <w:div w:id="1615792752">
          <w:marLeft w:val="0"/>
          <w:marRight w:val="0"/>
          <w:marTop w:val="80"/>
          <w:marBottom w:val="80"/>
          <w:divBdr>
            <w:top w:val="none" w:sz="0" w:space="0" w:color="auto"/>
            <w:left w:val="none" w:sz="0" w:space="0" w:color="auto"/>
            <w:bottom w:val="none" w:sz="0" w:space="0" w:color="auto"/>
            <w:right w:val="none" w:sz="0" w:space="0" w:color="auto"/>
          </w:divBdr>
        </w:div>
        <w:div w:id="1907299896">
          <w:marLeft w:val="45"/>
          <w:marRight w:val="0"/>
          <w:marTop w:val="80"/>
          <w:marBottom w:val="80"/>
          <w:divBdr>
            <w:top w:val="none" w:sz="0" w:space="0" w:color="000000"/>
            <w:left w:val="none" w:sz="0" w:space="0" w:color="auto"/>
            <w:bottom w:val="none" w:sz="0" w:space="0" w:color="000000"/>
            <w:right w:val="none" w:sz="0" w:space="0" w:color="000000"/>
          </w:divBdr>
        </w:div>
        <w:div w:id="1866601259">
          <w:marLeft w:val="45"/>
          <w:marRight w:val="0"/>
          <w:marTop w:val="80"/>
          <w:marBottom w:val="80"/>
          <w:divBdr>
            <w:top w:val="none" w:sz="0" w:space="0" w:color="000000"/>
            <w:left w:val="none" w:sz="0" w:space="0" w:color="auto"/>
            <w:bottom w:val="none" w:sz="0" w:space="0" w:color="000000"/>
            <w:right w:val="none" w:sz="0" w:space="0" w:color="000000"/>
          </w:divBdr>
        </w:div>
        <w:div w:id="1817799552">
          <w:marLeft w:val="45"/>
          <w:marRight w:val="0"/>
          <w:marTop w:val="80"/>
          <w:marBottom w:val="80"/>
          <w:divBdr>
            <w:top w:val="none" w:sz="0" w:space="0" w:color="000000"/>
            <w:left w:val="none" w:sz="0" w:space="0" w:color="auto"/>
            <w:bottom w:val="none" w:sz="0" w:space="0" w:color="000000"/>
            <w:right w:val="none" w:sz="0" w:space="0" w:color="000000"/>
          </w:divBdr>
        </w:div>
        <w:div w:id="1040280987">
          <w:marLeft w:val="45"/>
          <w:marRight w:val="0"/>
          <w:marTop w:val="80"/>
          <w:marBottom w:val="80"/>
          <w:divBdr>
            <w:top w:val="none" w:sz="0" w:space="0" w:color="000000"/>
            <w:left w:val="none" w:sz="0" w:space="0" w:color="auto"/>
            <w:bottom w:val="none" w:sz="0" w:space="0" w:color="000000"/>
            <w:right w:val="none" w:sz="0" w:space="0" w:color="000000"/>
          </w:divBdr>
        </w:div>
        <w:div w:id="172887053">
          <w:marLeft w:val="45"/>
          <w:marRight w:val="0"/>
          <w:marTop w:val="80"/>
          <w:marBottom w:val="80"/>
          <w:divBdr>
            <w:top w:val="none" w:sz="0" w:space="0" w:color="000000"/>
            <w:left w:val="none" w:sz="0" w:space="0" w:color="auto"/>
            <w:bottom w:val="none" w:sz="0" w:space="0" w:color="000000"/>
            <w:right w:val="none" w:sz="0" w:space="0" w:color="000000"/>
          </w:divBdr>
        </w:div>
        <w:div w:id="1509637522">
          <w:marLeft w:val="45"/>
          <w:marRight w:val="0"/>
          <w:marTop w:val="80"/>
          <w:marBottom w:val="80"/>
          <w:divBdr>
            <w:top w:val="none" w:sz="0" w:space="0" w:color="000000"/>
            <w:left w:val="none" w:sz="0" w:space="0" w:color="auto"/>
            <w:bottom w:val="none" w:sz="0" w:space="0" w:color="000000"/>
            <w:right w:val="none" w:sz="0" w:space="0" w:color="000000"/>
          </w:divBdr>
        </w:div>
        <w:div w:id="791048421">
          <w:marLeft w:val="45"/>
          <w:marRight w:val="0"/>
          <w:marTop w:val="80"/>
          <w:marBottom w:val="80"/>
          <w:divBdr>
            <w:top w:val="none" w:sz="0" w:space="0" w:color="000000"/>
            <w:left w:val="none" w:sz="0" w:space="0" w:color="auto"/>
            <w:bottom w:val="none" w:sz="0" w:space="0" w:color="000000"/>
            <w:right w:val="none" w:sz="0" w:space="0" w:color="000000"/>
          </w:divBdr>
        </w:div>
        <w:div w:id="977879747">
          <w:marLeft w:val="45"/>
          <w:marRight w:val="0"/>
          <w:marTop w:val="80"/>
          <w:marBottom w:val="80"/>
          <w:divBdr>
            <w:top w:val="none" w:sz="0" w:space="0" w:color="000000"/>
            <w:left w:val="none" w:sz="0" w:space="0" w:color="auto"/>
            <w:bottom w:val="none" w:sz="0" w:space="0" w:color="000000"/>
            <w:right w:val="none" w:sz="0" w:space="0" w:color="000000"/>
          </w:divBdr>
        </w:div>
        <w:div w:id="1586769540">
          <w:marLeft w:val="45"/>
          <w:marRight w:val="0"/>
          <w:marTop w:val="80"/>
          <w:marBottom w:val="80"/>
          <w:divBdr>
            <w:top w:val="none" w:sz="0" w:space="0" w:color="000000"/>
            <w:left w:val="none" w:sz="0" w:space="0" w:color="auto"/>
            <w:bottom w:val="none" w:sz="0" w:space="0" w:color="000000"/>
            <w:right w:val="none" w:sz="0" w:space="0" w:color="000000"/>
          </w:divBdr>
        </w:div>
        <w:div w:id="367994765">
          <w:marLeft w:val="45"/>
          <w:marRight w:val="0"/>
          <w:marTop w:val="80"/>
          <w:marBottom w:val="80"/>
          <w:divBdr>
            <w:top w:val="none" w:sz="0" w:space="0" w:color="000000"/>
            <w:left w:val="none" w:sz="0" w:space="0" w:color="auto"/>
            <w:bottom w:val="none" w:sz="0" w:space="0" w:color="000000"/>
            <w:right w:val="none" w:sz="0" w:space="0" w:color="000000"/>
          </w:divBdr>
        </w:div>
        <w:div w:id="1359355849">
          <w:marLeft w:val="45"/>
          <w:marRight w:val="0"/>
          <w:marTop w:val="80"/>
          <w:marBottom w:val="80"/>
          <w:divBdr>
            <w:top w:val="none" w:sz="0" w:space="0" w:color="000000"/>
            <w:left w:val="none" w:sz="0" w:space="0" w:color="auto"/>
            <w:bottom w:val="none" w:sz="0" w:space="0" w:color="000000"/>
            <w:right w:val="none" w:sz="0" w:space="0" w:color="000000"/>
          </w:divBdr>
        </w:div>
        <w:div w:id="1955208679">
          <w:marLeft w:val="45"/>
          <w:marRight w:val="0"/>
          <w:marTop w:val="80"/>
          <w:marBottom w:val="80"/>
          <w:divBdr>
            <w:top w:val="none" w:sz="0" w:space="0" w:color="000000"/>
            <w:left w:val="none" w:sz="0" w:space="0" w:color="auto"/>
            <w:bottom w:val="none" w:sz="0" w:space="0" w:color="000000"/>
            <w:right w:val="none" w:sz="0" w:space="0" w:color="000000"/>
          </w:divBdr>
        </w:div>
        <w:div w:id="1022902301">
          <w:marLeft w:val="45"/>
          <w:marRight w:val="0"/>
          <w:marTop w:val="80"/>
          <w:marBottom w:val="80"/>
          <w:divBdr>
            <w:top w:val="none" w:sz="0" w:space="0" w:color="000000"/>
            <w:left w:val="none" w:sz="0" w:space="0" w:color="auto"/>
            <w:bottom w:val="none" w:sz="0" w:space="0" w:color="000000"/>
            <w:right w:val="none" w:sz="0" w:space="0" w:color="000000"/>
          </w:divBdr>
        </w:div>
      </w:divsChild>
    </w:div>
    <w:div w:id="1415316028">
      <w:bodyDiv w:val="1"/>
      <w:marLeft w:val="0"/>
      <w:marRight w:val="0"/>
      <w:marTop w:val="0"/>
      <w:marBottom w:val="0"/>
      <w:divBdr>
        <w:top w:val="none" w:sz="0" w:space="0" w:color="auto"/>
        <w:left w:val="none" w:sz="0" w:space="0" w:color="auto"/>
        <w:bottom w:val="none" w:sz="0" w:space="0" w:color="auto"/>
        <w:right w:val="none" w:sz="0" w:space="0" w:color="auto"/>
      </w:divBdr>
    </w:div>
    <w:div w:id="1425608123">
      <w:bodyDiv w:val="1"/>
      <w:marLeft w:val="0"/>
      <w:marRight w:val="0"/>
      <w:marTop w:val="0"/>
      <w:marBottom w:val="0"/>
      <w:divBdr>
        <w:top w:val="none" w:sz="0" w:space="0" w:color="auto"/>
        <w:left w:val="none" w:sz="0" w:space="0" w:color="auto"/>
        <w:bottom w:val="none" w:sz="0" w:space="0" w:color="auto"/>
        <w:right w:val="none" w:sz="0" w:space="0" w:color="auto"/>
      </w:divBdr>
    </w:div>
    <w:div w:id="1511288376">
      <w:bodyDiv w:val="1"/>
      <w:marLeft w:val="0"/>
      <w:marRight w:val="0"/>
      <w:marTop w:val="0"/>
      <w:marBottom w:val="0"/>
      <w:divBdr>
        <w:top w:val="none" w:sz="0" w:space="0" w:color="auto"/>
        <w:left w:val="none" w:sz="0" w:space="0" w:color="auto"/>
        <w:bottom w:val="none" w:sz="0" w:space="0" w:color="auto"/>
        <w:right w:val="none" w:sz="0" w:space="0" w:color="auto"/>
      </w:divBdr>
    </w:div>
    <w:div w:id="1514807985">
      <w:bodyDiv w:val="1"/>
      <w:marLeft w:val="0"/>
      <w:marRight w:val="0"/>
      <w:marTop w:val="0"/>
      <w:marBottom w:val="0"/>
      <w:divBdr>
        <w:top w:val="none" w:sz="0" w:space="0" w:color="auto"/>
        <w:left w:val="none" w:sz="0" w:space="0" w:color="auto"/>
        <w:bottom w:val="none" w:sz="0" w:space="0" w:color="auto"/>
        <w:right w:val="none" w:sz="0" w:space="0" w:color="auto"/>
      </w:divBdr>
    </w:div>
    <w:div w:id="1549025389">
      <w:bodyDiv w:val="1"/>
      <w:marLeft w:val="0"/>
      <w:marRight w:val="0"/>
      <w:marTop w:val="0"/>
      <w:marBottom w:val="0"/>
      <w:divBdr>
        <w:top w:val="none" w:sz="0" w:space="0" w:color="auto"/>
        <w:left w:val="none" w:sz="0" w:space="0" w:color="auto"/>
        <w:bottom w:val="none" w:sz="0" w:space="0" w:color="auto"/>
        <w:right w:val="none" w:sz="0" w:space="0" w:color="auto"/>
      </w:divBdr>
    </w:div>
    <w:div w:id="1571503501">
      <w:bodyDiv w:val="1"/>
      <w:marLeft w:val="0"/>
      <w:marRight w:val="0"/>
      <w:marTop w:val="0"/>
      <w:marBottom w:val="0"/>
      <w:divBdr>
        <w:top w:val="none" w:sz="0" w:space="0" w:color="auto"/>
        <w:left w:val="none" w:sz="0" w:space="0" w:color="auto"/>
        <w:bottom w:val="none" w:sz="0" w:space="0" w:color="auto"/>
        <w:right w:val="none" w:sz="0" w:space="0" w:color="auto"/>
      </w:divBdr>
    </w:div>
    <w:div w:id="1582642706">
      <w:bodyDiv w:val="1"/>
      <w:marLeft w:val="0"/>
      <w:marRight w:val="0"/>
      <w:marTop w:val="0"/>
      <w:marBottom w:val="0"/>
      <w:divBdr>
        <w:top w:val="none" w:sz="0" w:space="0" w:color="auto"/>
        <w:left w:val="none" w:sz="0" w:space="0" w:color="auto"/>
        <w:bottom w:val="none" w:sz="0" w:space="0" w:color="auto"/>
        <w:right w:val="none" w:sz="0" w:space="0" w:color="auto"/>
      </w:divBdr>
    </w:div>
    <w:div w:id="1768037461">
      <w:bodyDiv w:val="1"/>
      <w:marLeft w:val="0"/>
      <w:marRight w:val="0"/>
      <w:marTop w:val="0"/>
      <w:marBottom w:val="0"/>
      <w:divBdr>
        <w:top w:val="none" w:sz="0" w:space="0" w:color="auto"/>
        <w:left w:val="none" w:sz="0" w:space="0" w:color="auto"/>
        <w:bottom w:val="none" w:sz="0" w:space="0" w:color="auto"/>
        <w:right w:val="none" w:sz="0" w:space="0" w:color="auto"/>
      </w:divBdr>
    </w:div>
    <w:div w:id="1784230562">
      <w:bodyDiv w:val="1"/>
      <w:marLeft w:val="0"/>
      <w:marRight w:val="0"/>
      <w:marTop w:val="0"/>
      <w:marBottom w:val="0"/>
      <w:divBdr>
        <w:top w:val="none" w:sz="0" w:space="0" w:color="auto"/>
        <w:left w:val="none" w:sz="0" w:space="0" w:color="auto"/>
        <w:bottom w:val="none" w:sz="0" w:space="0" w:color="auto"/>
        <w:right w:val="none" w:sz="0" w:space="0" w:color="auto"/>
      </w:divBdr>
    </w:div>
    <w:div w:id="1825510403">
      <w:bodyDiv w:val="1"/>
      <w:marLeft w:val="0"/>
      <w:marRight w:val="0"/>
      <w:marTop w:val="0"/>
      <w:marBottom w:val="0"/>
      <w:divBdr>
        <w:top w:val="none" w:sz="0" w:space="0" w:color="auto"/>
        <w:left w:val="none" w:sz="0" w:space="0" w:color="auto"/>
        <w:bottom w:val="none" w:sz="0" w:space="0" w:color="auto"/>
        <w:right w:val="none" w:sz="0" w:space="0" w:color="auto"/>
      </w:divBdr>
    </w:div>
    <w:div w:id="1838768031">
      <w:bodyDiv w:val="1"/>
      <w:marLeft w:val="0"/>
      <w:marRight w:val="0"/>
      <w:marTop w:val="0"/>
      <w:marBottom w:val="0"/>
      <w:divBdr>
        <w:top w:val="none" w:sz="0" w:space="0" w:color="auto"/>
        <w:left w:val="none" w:sz="0" w:space="0" w:color="auto"/>
        <w:bottom w:val="none" w:sz="0" w:space="0" w:color="auto"/>
        <w:right w:val="none" w:sz="0" w:space="0" w:color="auto"/>
      </w:divBdr>
      <w:divsChild>
        <w:div w:id="1434589002">
          <w:marLeft w:val="446"/>
          <w:marRight w:val="0"/>
          <w:marTop w:val="0"/>
          <w:marBottom w:val="0"/>
          <w:divBdr>
            <w:top w:val="none" w:sz="0" w:space="0" w:color="auto"/>
            <w:left w:val="none" w:sz="0" w:space="0" w:color="auto"/>
            <w:bottom w:val="none" w:sz="0" w:space="0" w:color="auto"/>
            <w:right w:val="none" w:sz="0" w:space="0" w:color="auto"/>
          </w:divBdr>
        </w:div>
      </w:divsChild>
    </w:div>
    <w:div w:id="1925454378">
      <w:bodyDiv w:val="1"/>
      <w:marLeft w:val="0"/>
      <w:marRight w:val="0"/>
      <w:marTop w:val="0"/>
      <w:marBottom w:val="0"/>
      <w:divBdr>
        <w:top w:val="none" w:sz="0" w:space="0" w:color="auto"/>
        <w:left w:val="none" w:sz="0" w:space="0" w:color="auto"/>
        <w:bottom w:val="none" w:sz="0" w:space="0" w:color="auto"/>
        <w:right w:val="none" w:sz="0" w:space="0" w:color="auto"/>
      </w:divBdr>
    </w:div>
    <w:div w:id="1963537918">
      <w:bodyDiv w:val="1"/>
      <w:marLeft w:val="0"/>
      <w:marRight w:val="0"/>
      <w:marTop w:val="0"/>
      <w:marBottom w:val="0"/>
      <w:divBdr>
        <w:top w:val="none" w:sz="0" w:space="0" w:color="auto"/>
        <w:left w:val="none" w:sz="0" w:space="0" w:color="auto"/>
        <w:bottom w:val="none" w:sz="0" w:space="0" w:color="auto"/>
        <w:right w:val="none" w:sz="0" w:space="0" w:color="auto"/>
      </w:divBdr>
    </w:div>
    <w:div w:id="1989899650">
      <w:bodyDiv w:val="1"/>
      <w:marLeft w:val="0"/>
      <w:marRight w:val="0"/>
      <w:marTop w:val="0"/>
      <w:marBottom w:val="0"/>
      <w:divBdr>
        <w:top w:val="none" w:sz="0" w:space="0" w:color="auto"/>
        <w:left w:val="none" w:sz="0" w:space="0" w:color="auto"/>
        <w:bottom w:val="none" w:sz="0" w:space="0" w:color="auto"/>
        <w:right w:val="none" w:sz="0" w:space="0" w:color="auto"/>
      </w:divBdr>
    </w:div>
    <w:div w:id="2057847186">
      <w:bodyDiv w:val="1"/>
      <w:marLeft w:val="0"/>
      <w:marRight w:val="0"/>
      <w:marTop w:val="0"/>
      <w:marBottom w:val="0"/>
      <w:divBdr>
        <w:top w:val="none" w:sz="0" w:space="0" w:color="auto"/>
        <w:left w:val="none" w:sz="0" w:space="0" w:color="auto"/>
        <w:bottom w:val="none" w:sz="0" w:space="0" w:color="auto"/>
        <w:right w:val="none" w:sz="0" w:space="0" w:color="auto"/>
      </w:divBdr>
    </w:div>
    <w:div w:id="2134983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amarmeteringpumps.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20Profiles\sindalka\Desktop\Branding\FinalTemplates\RVP%20Template%20Document_V3.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EEB41A32F474EFB8809CB54CA6E9D49"/>
        <w:category>
          <w:name w:val="General"/>
          <w:gallery w:val="placeholder"/>
        </w:category>
        <w:types>
          <w:type w:val="bbPlcHdr"/>
        </w:types>
        <w:behaviors>
          <w:behavior w:val="content"/>
        </w:behaviors>
        <w:guid w:val="{A6DB9FB5-BAC9-49B3-A5DB-5F1CE2222942}"/>
      </w:docPartPr>
      <w:docPartBody>
        <w:p w:rsidR="00BB09B3" w:rsidRDefault="00A21DE9">
          <w:pPr>
            <w:pStyle w:val="BEEB41A32F474EFB8809CB54CA6E9D49"/>
          </w:pPr>
          <w:r w:rsidRPr="006F7806">
            <w:rPr>
              <w:rStyle w:val="PlaceholderText"/>
            </w:rPr>
            <w:t>Choose an item.</w:t>
          </w:r>
        </w:p>
      </w:docPartBody>
    </w:docPart>
    <w:docPart>
      <w:docPartPr>
        <w:name w:val="8F36B19382954E319EAC8494AA9DFAF4"/>
        <w:category>
          <w:name w:val="General"/>
          <w:gallery w:val="placeholder"/>
        </w:category>
        <w:types>
          <w:type w:val="bbPlcHdr"/>
        </w:types>
        <w:behaviors>
          <w:behavior w:val="content"/>
        </w:behaviors>
        <w:guid w:val="{2F47FCD4-68F6-4703-A8E3-3BC028D943FD}"/>
      </w:docPartPr>
      <w:docPartBody>
        <w:p w:rsidR="00FD5494" w:rsidRDefault="00FD5494">
          <w:r w:rsidRPr="00284C75">
            <w:rPr>
              <w:rStyle w:val="PlaceholderText"/>
            </w:rPr>
            <w:t>[Author]</w:t>
          </w:r>
        </w:p>
      </w:docPartBody>
    </w:docPart>
    <w:docPart>
      <w:docPartPr>
        <w:name w:val="B61800F2C1B64FA1B9F1D7B3FE3DE1FD"/>
        <w:category>
          <w:name w:val="General"/>
          <w:gallery w:val="placeholder"/>
        </w:category>
        <w:types>
          <w:type w:val="bbPlcHdr"/>
        </w:types>
        <w:behaviors>
          <w:behavior w:val="content"/>
        </w:behaviors>
        <w:guid w:val="{CF982F27-B834-41B2-B030-9F108D0370F9}"/>
      </w:docPartPr>
      <w:docPartBody>
        <w:p w:rsidR="00456AB9" w:rsidRDefault="00EE4ABD">
          <w:r w:rsidRPr="00EA2B0D">
            <w:rPr>
              <w:rStyle w:val="PlaceholderText"/>
            </w:rPr>
            <w:t>[Title]</w:t>
          </w:r>
        </w:p>
      </w:docPartBody>
    </w:docPart>
    <w:docPart>
      <w:docPartPr>
        <w:name w:val="C765608D351F464F9C9CA2CCB1A3C0BF"/>
        <w:category>
          <w:name w:val="General"/>
          <w:gallery w:val="placeholder"/>
        </w:category>
        <w:types>
          <w:type w:val="bbPlcHdr"/>
        </w:types>
        <w:behaviors>
          <w:behavior w:val="content"/>
        </w:behaviors>
        <w:guid w:val="{2EDE6A84-80DE-4645-935D-C7B3236CB6E0}"/>
      </w:docPartPr>
      <w:docPartBody>
        <w:p w:rsidR="00743612" w:rsidRDefault="00743612">
          <w:r w:rsidRPr="000E2A2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21DE9"/>
    <w:rsid w:val="0001491D"/>
    <w:rsid w:val="00026743"/>
    <w:rsid w:val="00044A0C"/>
    <w:rsid w:val="00055F44"/>
    <w:rsid w:val="0008347F"/>
    <w:rsid w:val="00091B5D"/>
    <w:rsid w:val="000C6D9C"/>
    <w:rsid w:val="000D2DCB"/>
    <w:rsid w:val="000F164A"/>
    <w:rsid w:val="000F25F9"/>
    <w:rsid w:val="000F32DC"/>
    <w:rsid w:val="001248C9"/>
    <w:rsid w:val="00126C8C"/>
    <w:rsid w:val="00130BFD"/>
    <w:rsid w:val="001560D5"/>
    <w:rsid w:val="001579BA"/>
    <w:rsid w:val="00172470"/>
    <w:rsid w:val="001903C1"/>
    <w:rsid w:val="001F4249"/>
    <w:rsid w:val="001F635E"/>
    <w:rsid w:val="002141C1"/>
    <w:rsid w:val="0026530E"/>
    <w:rsid w:val="0027490A"/>
    <w:rsid w:val="00280F46"/>
    <w:rsid w:val="002925A9"/>
    <w:rsid w:val="00292EAC"/>
    <w:rsid w:val="002B3768"/>
    <w:rsid w:val="002F43EF"/>
    <w:rsid w:val="003562CB"/>
    <w:rsid w:val="00381740"/>
    <w:rsid w:val="003B3B61"/>
    <w:rsid w:val="00403CD4"/>
    <w:rsid w:val="00407B4F"/>
    <w:rsid w:val="00456AB9"/>
    <w:rsid w:val="004871E4"/>
    <w:rsid w:val="00497E43"/>
    <w:rsid w:val="004B6DBF"/>
    <w:rsid w:val="004E74AD"/>
    <w:rsid w:val="00525CC4"/>
    <w:rsid w:val="00543CCB"/>
    <w:rsid w:val="005C57B5"/>
    <w:rsid w:val="005D5326"/>
    <w:rsid w:val="005F4B24"/>
    <w:rsid w:val="00605BA2"/>
    <w:rsid w:val="00630331"/>
    <w:rsid w:val="00651486"/>
    <w:rsid w:val="006871AD"/>
    <w:rsid w:val="006A6E07"/>
    <w:rsid w:val="006D0C12"/>
    <w:rsid w:val="00743612"/>
    <w:rsid w:val="0076161F"/>
    <w:rsid w:val="007A57A6"/>
    <w:rsid w:val="007A7753"/>
    <w:rsid w:val="007B16B9"/>
    <w:rsid w:val="007C5F52"/>
    <w:rsid w:val="00807132"/>
    <w:rsid w:val="00880DFB"/>
    <w:rsid w:val="008E4661"/>
    <w:rsid w:val="00906B31"/>
    <w:rsid w:val="009175C0"/>
    <w:rsid w:val="0092248C"/>
    <w:rsid w:val="009404D7"/>
    <w:rsid w:val="009451C9"/>
    <w:rsid w:val="0095752A"/>
    <w:rsid w:val="00965C10"/>
    <w:rsid w:val="00A21DE9"/>
    <w:rsid w:val="00A23EDB"/>
    <w:rsid w:val="00A25CBE"/>
    <w:rsid w:val="00A320E1"/>
    <w:rsid w:val="00A55DA2"/>
    <w:rsid w:val="00A64A73"/>
    <w:rsid w:val="00A86AFE"/>
    <w:rsid w:val="00A94255"/>
    <w:rsid w:val="00AA0DB1"/>
    <w:rsid w:val="00AA48AA"/>
    <w:rsid w:val="00AC1C1A"/>
    <w:rsid w:val="00B02326"/>
    <w:rsid w:val="00B07B57"/>
    <w:rsid w:val="00B548E2"/>
    <w:rsid w:val="00B74C1E"/>
    <w:rsid w:val="00B76687"/>
    <w:rsid w:val="00BA2A83"/>
    <w:rsid w:val="00BB09B3"/>
    <w:rsid w:val="00C87C64"/>
    <w:rsid w:val="00C96946"/>
    <w:rsid w:val="00CE012B"/>
    <w:rsid w:val="00CE1B59"/>
    <w:rsid w:val="00D15664"/>
    <w:rsid w:val="00E13C5F"/>
    <w:rsid w:val="00E45321"/>
    <w:rsid w:val="00E51CA0"/>
    <w:rsid w:val="00E614B5"/>
    <w:rsid w:val="00EE4ABD"/>
    <w:rsid w:val="00F046D0"/>
    <w:rsid w:val="00F1718C"/>
    <w:rsid w:val="00F25A50"/>
    <w:rsid w:val="00F4526A"/>
    <w:rsid w:val="00FC4F3A"/>
    <w:rsid w:val="00FD5494"/>
    <w:rsid w:val="00FF2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7A57A6"/>
    <w:rPr>
      <w:color w:val="808080"/>
    </w:rPr>
  </w:style>
  <w:style w:type="paragraph" w:customStyle="1" w:styleId="BEEB41A32F474EFB8809CB54CA6E9D49">
    <w:name w:val="BEEB41A32F474EFB8809CB54CA6E9D49"/>
    <w:rsid w:val="00BB09B3"/>
  </w:style>
  <w:style w:type="paragraph" w:customStyle="1" w:styleId="E917BB245D5844A2AC8C135116F53596">
    <w:name w:val="E917BB245D5844A2AC8C135116F53596"/>
    <w:rsid w:val="00FD5494"/>
  </w:style>
  <w:style w:type="paragraph" w:customStyle="1" w:styleId="DE024D0A81E64AAF84F64D12B3C1051C">
    <w:name w:val="DE024D0A81E64AAF84F64D12B3C1051C"/>
    <w:rsid w:val="00FD5494"/>
  </w:style>
  <w:style w:type="paragraph" w:customStyle="1" w:styleId="05149E2DD8DC4162935ACE1197F94D11">
    <w:name w:val="05149E2DD8DC4162935ACE1197F94D11"/>
    <w:rsid w:val="00FD5494"/>
  </w:style>
  <w:style w:type="paragraph" w:customStyle="1" w:styleId="BAC3AF4C75D346298E222D8979F3B22B">
    <w:name w:val="BAC3AF4C75D346298E222D8979F3B22B"/>
    <w:rsid w:val="00FD5494"/>
  </w:style>
  <w:style w:type="paragraph" w:customStyle="1" w:styleId="994E76DC34F8429ABB684B50CFFDF37C">
    <w:name w:val="994E76DC34F8429ABB684B50CFFDF37C"/>
  </w:style>
  <w:style w:type="paragraph" w:customStyle="1" w:styleId="56757E6E47634457A93EAA5AFDF2FAE6">
    <w:name w:val="56757E6E47634457A93EAA5AFDF2FAE6"/>
  </w:style>
  <w:style w:type="paragraph" w:customStyle="1" w:styleId="6414ED13FCBE4DB192E47FFEB0ADD443">
    <w:name w:val="6414ED13FCBE4DB192E47FFEB0ADD443"/>
  </w:style>
  <w:style w:type="paragraph" w:customStyle="1" w:styleId="4758D495CC6A467CB827D49D714C47A9">
    <w:name w:val="4758D495CC6A467CB827D49D714C47A9"/>
  </w:style>
  <w:style w:type="paragraph" w:customStyle="1" w:styleId="DA5B4DC290FF4C0BA657548239EFD02A">
    <w:name w:val="DA5B4DC290FF4C0BA657548239EFD02A"/>
    <w:rsid w:val="00B548E2"/>
  </w:style>
  <w:style w:type="paragraph" w:customStyle="1" w:styleId="60F0536553044FE6A9B8F2C44BA0CD97">
    <w:name w:val="60F0536553044FE6A9B8F2C44BA0CD97"/>
    <w:rsid w:val="00B548E2"/>
  </w:style>
  <w:style w:type="paragraph" w:customStyle="1" w:styleId="5078B3B0E9444A29B4D8456DD61B72D5">
    <w:name w:val="5078B3B0E9444A29B4D8456DD61B72D5"/>
    <w:rsid w:val="00B548E2"/>
  </w:style>
  <w:style w:type="paragraph" w:customStyle="1" w:styleId="EDC96F4CA2EA42C08893C8A6D8D6E850">
    <w:name w:val="EDC96F4CA2EA42C08893C8A6D8D6E850"/>
    <w:rsid w:val="00B74C1E"/>
  </w:style>
  <w:style w:type="paragraph" w:customStyle="1" w:styleId="4C3A4CAFD15847738B7FA0C56084DAFF">
    <w:name w:val="4C3A4CAFD15847738B7FA0C56084DAFF"/>
    <w:rsid w:val="00B74C1E"/>
  </w:style>
  <w:style w:type="paragraph" w:customStyle="1" w:styleId="4E7822D9F03C4EDF8C718B0D03E755CF">
    <w:name w:val="4E7822D9F03C4EDF8C718B0D03E755CF"/>
    <w:rsid w:val="00B74C1E"/>
  </w:style>
  <w:style w:type="paragraph" w:customStyle="1" w:styleId="582A51576E7B43029DD2996FBA344D9B">
    <w:name w:val="582A51576E7B43029DD2996FBA344D9B"/>
    <w:rsid w:val="00381740"/>
  </w:style>
  <w:style w:type="paragraph" w:customStyle="1" w:styleId="C58153850DCC464582451471E7A21525">
    <w:name w:val="C58153850DCC464582451471E7A21525"/>
    <w:rsid w:val="00381740"/>
  </w:style>
  <w:style w:type="paragraph" w:customStyle="1" w:styleId="D1380DC462FD474B94DEB21061C532FC">
    <w:name w:val="D1380DC462FD474B94DEB21061C532FC"/>
    <w:rsid w:val="00381740"/>
  </w:style>
  <w:style w:type="paragraph" w:customStyle="1" w:styleId="560DEC67CC6B41F3B8EE14A7C601B272">
    <w:name w:val="560DEC67CC6B41F3B8EE14A7C601B272"/>
    <w:rsid w:val="00381740"/>
  </w:style>
  <w:style w:type="paragraph" w:customStyle="1" w:styleId="7FBEE9F6192E4241A4DC55285B5EF17E">
    <w:name w:val="7FBEE9F6192E4241A4DC55285B5EF17E"/>
    <w:rsid w:val="00381740"/>
  </w:style>
  <w:style w:type="paragraph" w:customStyle="1" w:styleId="BCF6EB8BA5114ECEBB0C165E4A2A2B8F">
    <w:name w:val="BCF6EB8BA5114ECEBB0C165E4A2A2B8F"/>
    <w:rsid w:val="00381740"/>
  </w:style>
  <w:style w:type="paragraph" w:customStyle="1" w:styleId="0DA49EDE02C746CBA4B66E88E4FD16B9">
    <w:name w:val="0DA49EDE02C746CBA4B66E88E4FD16B9"/>
    <w:rsid w:val="00381740"/>
  </w:style>
  <w:style w:type="paragraph" w:customStyle="1" w:styleId="67BE642BA55C4E4EB24FABD5074F33E9">
    <w:name w:val="67BE642BA55C4E4EB24FABD5074F33E9"/>
    <w:rsid w:val="00381740"/>
  </w:style>
  <w:style w:type="paragraph" w:customStyle="1" w:styleId="476FDF2A26424880A1FCC28291B8F85C">
    <w:name w:val="476FDF2A26424880A1FCC28291B8F85C"/>
    <w:rsid w:val="002B3768"/>
  </w:style>
  <w:style w:type="paragraph" w:customStyle="1" w:styleId="F15F34B1452D46659782F7F5B48A9ABE">
    <w:name w:val="F15F34B1452D46659782F7F5B48A9ABE"/>
    <w:rsid w:val="002B3768"/>
  </w:style>
  <w:style w:type="paragraph" w:customStyle="1" w:styleId="D1826ED6CAF24BEF89F94F026A1F0417">
    <w:name w:val="D1826ED6CAF24BEF89F94F026A1F0417"/>
    <w:rsid w:val="00A320E1"/>
  </w:style>
  <w:style w:type="paragraph" w:customStyle="1" w:styleId="1C0EAE4BA4EE44BC9F0D4E9DE772FF0C">
    <w:name w:val="1C0EAE4BA4EE44BC9F0D4E9DE772FF0C"/>
    <w:rsid w:val="00A320E1"/>
  </w:style>
  <w:style w:type="paragraph" w:customStyle="1" w:styleId="1E2F1F27F8314AC4A57E507D69E39E2A">
    <w:name w:val="1E2F1F27F8314AC4A57E507D69E39E2A"/>
    <w:rsid w:val="00A320E1"/>
  </w:style>
  <w:style w:type="paragraph" w:customStyle="1" w:styleId="AFBC5BB087DD491D84DC4948D1894FBB">
    <w:name w:val="AFBC5BB087DD491D84DC4948D1894FBB"/>
    <w:rsid w:val="00A320E1"/>
  </w:style>
  <w:style w:type="paragraph" w:customStyle="1" w:styleId="1A0A37AEFBEC4D339897263220D01BF9">
    <w:name w:val="1A0A37AEFBEC4D339897263220D01BF9"/>
    <w:rsid w:val="006871AD"/>
    <w:rPr>
      <w:lang w:val="en-GB" w:eastAsia="en-GB"/>
    </w:rPr>
  </w:style>
  <w:style w:type="paragraph" w:customStyle="1" w:styleId="30D417F474744969A4F3C7D6B06C2FB9">
    <w:name w:val="30D417F474744969A4F3C7D6B06C2FB9"/>
    <w:rsid w:val="006871AD"/>
    <w:rPr>
      <w:lang w:val="en-GB" w:eastAsia="en-GB"/>
    </w:rPr>
  </w:style>
  <w:style w:type="paragraph" w:customStyle="1" w:styleId="CDA50D357E0C4A81ACA8B749D48739AC">
    <w:name w:val="CDA50D357E0C4A81ACA8B749D48739AC"/>
    <w:rsid w:val="006871AD"/>
    <w:rPr>
      <w:lang w:val="en-GB" w:eastAsia="en-GB"/>
    </w:rPr>
  </w:style>
  <w:style w:type="paragraph" w:customStyle="1" w:styleId="47941B91F4584F9FA7E307294E89AFED">
    <w:name w:val="47941B91F4584F9FA7E307294E89AFED"/>
    <w:rsid w:val="006871AD"/>
    <w:rPr>
      <w:lang w:val="en-GB" w:eastAsia="en-GB"/>
    </w:rPr>
  </w:style>
  <w:style w:type="paragraph" w:customStyle="1" w:styleId="485D7BF2C3AE437CA49B6EAE925C9720">
    <w:name w:val="485D7BF2C3AE437CA49B6EAE925C9720"/>
    <w:rsid w:val="006871AD"/>
    <w:rPr>
      <w:lang w:val="en-GB" w:eastAsia="en-GB"/>
    </w:rPr>
  </w:style>
  <w:style w:type="paragraph" w:customStyle="1" w:styleId="3DBE1552EAE84727B5C50FF2D443A627">
    <w:name w:val="3DBE1552EAE84727B5C50FF2D443A627"/>
    <w:rsid w:val="00743612"/>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Corporate_Theme_2010">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defRPr dirty="0" smtClean="0">
            <a:solidFill>
              <a:schemeClr val="bg1"/>
            </a:solidFill>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none" lIns="0" tIns="0" rIns="0" bIns="0" rtlCol="0">
        <a:spAutoFit/>
      </a:bodyPr>
      <a:lstStyle>
        <a:defPPr>
          <a:defRPr sz="1400" dirty="0" smtClean="0"/>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250C02F3FD8D43B0579E80A9F154A8" ma:contentTypeVersion="0" ma:contentTypeDescription="Create a new document." ma:contentTypeScope="" ma:versionID="1af89cf7738c72e65f139ba26594c272">
  <xsd:schema xmlns:xsd="http://www.w3.org/2001/XMLSchema" xmlns:xs="http://www.w3.org/2001/XMLSchema" xmlns:p="http://schemas.microsoft.com/office/2006/metadata/properties" targetNamespace="http://schemas.microsoft.com/office/2006/metadata/properties" ma:root="true" ma:fieldsID="f9f2ee2abfecc29a16c53e684465179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085FC-973D-4CFC-8B2F-F96D1A8075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7D1A9EA-703E-49BF-A529-1E40F34F2134}">
  <ds:schemaRefs>
    <ds:schemaRef ds:uri="http://schemas.microsoft.com/sharepoint/v3/contenttype/forms"/>
  </ds:schemaRefs>
</ds:datastoreItem>
</file>

<file path=customXml/itemProps3.xml><?xml version="1.0" encoding="utf-8"?>
<ds:datastoreItem xmlns:ds="http://schemas.openxmlformats.org/officeDocument/2006/customXml" ds:itemID="{F7E5F534-37DF-469C-AABF-38C34108B8AE}"/>
</file>

<file path=customXml/itemProps4.xml><?xml version="1.0" encoding="utf-8"?>
<ds:datastoreItem xmlns:ds="http://schemas.openxmlformats.org/officeDocument/2006/customXml" ds:itemID="{59089C12-5386-4394-8C5B-7D69F1AC1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RVP Template Document_V3.0</Template>
  <TotalTime>491</TotalTime>
  <Pages>51</Pages>
  <Words>7514</Words>
  <Characters>42835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Solution Design Document</vt:lpstr>
    </vt:vector>
  </TitlesOfParts>
  <Company>PTC</Company>
  <LinksUpToDate>false</LinksUpToDate>
  <CharactersWithSpaces>50249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Design Document</dc:title>
  <dc:creator>Ankit Pandya</dc:creator>
  <cp:lastModifiedBy>Valvi, Ajay</cp:lastModifiedBy>
  <cp:revision>8</cp:revision>
  <cp:lastPrinted>2010-10-04T20:31:00Z</cp:lastPrinted>
  <dcterms:created xsi:type="dcterms:W3CDTF">2020-06-23T14:33:00Z</dcterms:created>
  <dcterms:modified xsi:type="dcterms:W3CDTF">2020-06-24T09:25:00Z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ustomer Name Full">
    <vt:lpwstr>[CUSTOMER NAME FULL]</vt:lpwstr>
  </property>
  <property fmtid="{D5CDD505-2E9C-101B-9397-08002B2CF9AE}" pid="3" name="_Customer Name Short">
    <vt:lpwstr>[CUSTOMER NAME SHORT]</vt:lpwstr>
  </property>
  <property fmtid="{D5CDD505-2E9C-101B-9397-08002B2CF9AE}" pid="4" name="_Template Version">
    <vt:lpwstr>1.1</vt:lpwstr>
  </property>
  <property fmtid="{D5CDD505-2E9C-101B-9397-08002B2CF9AE}" pid="5" name="_Specification Version">
    <vt:lpwstr>0.1</vt:lpwstr>
  </property>
  <property fmtid="{D5CDD505-2E9C-101B-9397-08002B2CF9AE}" pid="6" name="_Project Name">
    <vt:lpwstr>[PROJECT NAME]</vt:lpwstr>
  </property>
  <property fmtid="{D5CDD505-2E9C-101B-9397-08002B2CF9AE}" pid="7" name="ContentTypeId">
    <vt:lpwstr>0x01010047250C02F3FD8D43B0579E80A9F154A8</vt:lpwstr>
  </property>
</Properties>
</file>